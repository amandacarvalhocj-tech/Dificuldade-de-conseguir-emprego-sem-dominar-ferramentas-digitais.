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612EC6" w14:textId="43DC2603" w:rsidR="009718DE" w:rsidRPr="00D43589" w:rsidRDefault="00622EE0" w:rsidP="001E29AC">
      <w:pPr>
        <w:spacing w:after="0" w:line="360" w:lineRule="auto"/>
        <w:jc w:val="center"/>
        <w:rPr>
          <w:rFonts w:ascii="Times New Roman" w:hAnsi="Times New Roman" w:cs="Times New Roman"/>
          <w:b/>
          <w:color w:val="000000" w:themeColor="text1"/>
          <w:sz w:val="28"/>
          <w:szCs w:val="24"/>
          <w:rPrChange w:id="0" w:author="Isabella" w:date="2026-10-06T20:20:00Z">
            <w:rPr>
              <w:rFonts w:ascii="Times New Roman" w:hAnsi="Times New Roman" w:cs="Times New Roman"/>
              <w:b/>
              <w:sz w:val="28"/>
              <w:szCs w:val="24"/>
            </w:rPr>
          </w:rPrChange>
        </w:rPr>
      </w:pPr>
      <w:r w:rsidRPr="00D43589">
        <w:rPr>
          <w:rFonts w:ascii="Times New Roman" w:hAnsi="Times New Roman"/>
          <w:b/>
          <w:color w:val="000000" w:themeColor="text1"/>
          <w:sz w:val="28"/>
          <w:rPrChange w:id="1" w:author="Isabella" w:date="2026-10-06T20:20:00Z">
            <w:rPr>
              <w:rFonts w:ascii="Times New Roman" w:hAnsi="Times New Roman"/>
              <w:b/>
              <w:color w:val="1F4E79"/>
              <w:sz w:val="28"/>
            </w:rPr>
          </w:rPrChange>
        </w:rPr>
        <w:t>[</w:t>
      </w:r>
      <w:ins w:id="2" w:author="AMANDA" w:date="2026-10-14T20:39:00Z">
        <w:r w:rsidR="0050515A" w:rsidRPr="0050515A">
          <w:rPr>
            <w:rFonts w:ascii="Times New Roman" w:hAnsi="Times New Roman"/>
            <w:b/>
            <w:color w:val="000000" w:themeColor="text1"/>
            <w:sz w:val="28"/>
          </w:rPr>
          <w:t>Impactos da Exclusão Digital na Empregabilidade</w:t>
        </w:r>
      </w:ins>
      <w:del w:id="3" w:author="AMANDA" w:date="2026-10-14T20:39:00Z">
        <w:r w:rsidRPr="00D43589" w:rsidDel="0050515A">
          <w:rPr>
            <w:rFonts w:ascii="Times New Roman" w:hAnsi="Times New Roman"/>
            <w:b/>
            <w:color w:val="000000" w:themeColor="text1"/>
            <w:sz w:val="28"/>
            <w:rPrChange w:id="4" w:author="Isabella" w:date="2026-10-06T20:20:00Z">
              <w:rPr>
                <w:rFonts w:ascii="Times New Roman" w:hAnsi="Times New Roman"/>
                <w:b/>
                <w:color w:val="1F4E79"/>
                <w:sz w:val="28"/>
              </w:rPr>
            </w:rPrChange>
          </w:rPr>
          <w:delText>COLE AQUI O TÍTULO FINAL DO TRABALHO</w:delText>
        </w:r>
      </w:del>
      <w:r w:rsidRPr="00D43589">
        <w:rPr>
          <w:rFonts w:ascii="Times New Roman" w:hAnsi="Times New Roman"/>
          <w:b/>
          <w:color w:val="000000" w:themeColor="text1"/>
          <w:sz w:val="28"/>
          <w:rPrChange w:id="5" w:author="Isabella" w:date="2026-10-06T20:20:00Z">
            <w:rPr>
              <w:rFonts w:ascii="Times New Roman" w:hAnsi="Times New Roman"/>
              <w:b/>
              <w:color w:val="1F4E79"/>
              <w:sz w:val="28"/>
            </w:rPr>
          </w:rPrChange>
        </w:rPr>
        <w:t>]</w:t>
      </w:r>
    </w:p>
    <w:p w14:paraId="434C6D26" w14:textId="77777777" w:rsidR="00A866D7" w:rsidRPr="00D43589" w:rsidRDefault="00A866D7" w:rsidP="0030327C">
      <w:pPr>
        <w:spacing w:after="0" w:line="360" w:lineRule="auto"/>
        <w:ind w:firstLine="709"/>
        <w:jc w:val="right"/>
        <w:rPr>
          <w:rFonts w:ascii="Times New Roman" w:hAnsi="Times New Roman" w:cs="Times New Roman"/>
          <w:b/>
          <w:color w:val="000000" w:themeColor="text1"/>
          <w:sz w:val="28"/>
          <w:szCs w:val="24"/>
          <w:rPrChange w:id="6" w:author="Isabella" w:date="2026-10-06T20:20:00Z">
            <w:rPr>
              <w:rFonts w:ascii="Times New Roman" w:hAnsi="Times New Roman" w:cs="Times New Roman"/>
              <w:b/>
              <w:sz w:val="28"/>
              <w:szCs w:val="24"/>
            </w:rPr>
          </w:rPrChange>
        </w:rPr>
      </w:pPr>
      <w:commentRangeStart w:id="7"/>
    </w:p>
    <w:p w14:paraId="66041129" w14:textId="0F9218D9" w:rsidR="0072291A" w:rsidRPr="00D43589" w:rsidRDefault="006D5DF8" w:rsidP="0072291A">
      <w:pPr>
        <w:spacing w:after="0" w:line="240" w:lineRule="auto"/>
        <w:ind w:firstLine="709"/>
        <w:jc w:val="right"/>
        <w:rPr>
          <w:rFonts w:ascii="Times New Roman" w:hAnsi="Times New Roman" w:cs="Times New Roman"/>
          <w:color w:val="000000" w:themeColor="text1"/>
          <w:sz w:val="24"/>
          <w:szCs w:val="24"/>
          <w:rPrChange w:id="8" w:author="Isabella" w:date="2026-10-06T20:20:00Z">
            <w:rPr>
              <w:rFonts w:ascii="Times New Roman" w:hAnsi="Times New Roman" w:cs="Times New Roman"/>
              <w:sz w:val="24"/>
              <w:szCs w:val="24"/>
            </w:rPr>
          </w:rPrChange>
        </w:rPr>
      </w:pPr>
      <w:ins w:id="9" w:author="Isabella" w:date="2026-10-06T19:05:00Z">
        <w:r w:rsidRPr="00D43589">
          <w:rPr>
            <w:rFonts w:ascii="Times New Roman" w:hAnsi="Times New Roman" w:cs="Times New Roman"/>
            <w:color w:val="000000" w:themeColor="text1"/>
            <w:sz w:val="24"/>
            <w:szCs w:val="24"/>
            <w:rPrChange w:id="10" w:author="Isabella" w:date="2026-10-06T20:20:00Z">
              <w:rPr>
                <w:rFonts w:ascii="Times New Roman" w:hAnsi="Times New Roman" w:cs="Times New Roman"/>
                <w:color w:val="1F4E79"/>
                <w:sz w:val="24"/>
                <w:szCs w:val="24"/>
              </w:rPr>
            </w:rPrChange>
          </w:rPr>
          <w:t>ISABELLA LUIZA DOS SANTOS SOUZA, E</w:t>
        </w:r>
      </w:ins>
      <w:ins w:id="11" w:author="Isabella" w:date="2026-10-06T19:11:00Z">
        <w:r w:rsidRPr="00D43589">
          <w:rPr>
            <w:rFonts w:ascii="Times New Roman" w:hAnsi="Times New Roman" w:cs="Times New Roman"/>
            <w:color w:val="000000" w:themeColor="text1"/>
            <w:sz w:val="24"/>
            <w:szCs w:val="24"/>
            <w:rPrChange w:id="12" w:author="Isabella" w:date="2026-10-06T20:20:00Z">
              <w:rPr>
                <w:rFonts w:ascii="Times New Roman" w:hAnsi="Times New Roman" w:cs="Times New Roman"/>
                <w:color w:val="1F4E79"/>
                <w:sz w:val="24"/>
                <w:szCs w:val="24"/>
              </w:rPr>
            </w:rPrChange>
          </w:rPr>
          <w:t>SPECIALISTA.</w:t>
        </w:r>
      </w:ins>
      <w:del w:id="13" w:author="Isabella" w:date="2026-10-06T19:05:00Z">
        <w:r w:rsidR="0072291A" w:rsidRPr="00D43589" w:rsidDel="006D5DF8">
          <w:rPr>
            <w:rFonts w:ascii="Times New Roman" w:hAnsi="Times New Roman" w:cs="Times New Roman"/>
            <w:color w:val="000000" w:themeColor="text1"/>
            <w:sz w:val="24"/>
            <w:szCs w:val="24"/>
            <w:rPrChange w:id="14" w:author="Isabella" w:date="2026-10-06T20:20:00Z">
              <w:rPr>
                <w:rFonts w:ascii="Times New Roman" w:hAnsi="Times New Roman" w:cs="Times New Roman"/>
                <w:color w:val="1F4E79"/>
                <w:sz w:val="24"/>
                <w:szCs w:val="24"/>
              </w:rPr>
            </w:rPrChange>
          </w:rPr>
          <w:delText>[NOME COMPLETO DO ORIENTADOR E TITULAÇÃO]</w:delText>
        </w:r>
      </w:del>
      <w:r w:rsidR="0072291A" w:rsidRPr="00D43589">
        <w:rPr>
          <w:rStyle w:val="Refdenotaderodap"/>
          <w:rFonts w:ascii="Times New Roman" w:hAnsi="Times New Roman" w:cs="Times New Roman"/>
          <w:color w:val="000000" w:themeColor="text1"/>
          <w:sz w:val="24"/>
          <w:szCs w:val="24"/>
          <w:rPrChange w:id="15" w:author="Isabella" w:date="2026-10-06T20:20:00Z">
            <w:rPr>
              <w:rStyle w:val="Refdenotaderodap"/>
              <w:rFonts w:ascii="Times New Roman" w:hAnsi="Times New Roman" w:cs="Times New Roman"/>
              <w:sz w:val="24"/>
              <w:szCs w:val="24"/>
            </w:rPr>
          </w:rPrChange>
        </w:rPr>
        <w:footnoteReference w:id="1"/>
      </w:r>
    </w:p>
    <w:p w14:paraId="4513413D" w14:textId="53A73B13" w:rsidR="00FC70D8" w:rsidRPr="00D43589" w:rsidRDefault="00595417" w:rsidP="0072291A">
      <w:pPr>
        <w:spacing w:after="0" w:line="240" w:lineRule="auto"/>
        <w:ind w:firstLine="709"/>
        <w:jc w:val="right"/>
        <w:rPr>
          <w:rFonts w:ascii="Times New Roman" w:hAnsi="Times New Roman" w:cs="Times New Roman"/>
          <w:color w:val="000000" w:themeColor="text1"/>
          <w:sz w:val="24"/>
          <w:szCs w:val="24"/>
          <w:rPrChange w:id="42" w:author="Isabella" w:date="2026-10-06T20:20:00Z">
            <w:rPr>
              <w:rFonts w:ascii="Times New Roman" w:hAnsi="Times New Roman" w:cs="Times New Roman"/>
              <w:sz w:val="24"/>
              <w:szCs w:val="24"/>
            </w:rPr>
          </w:rPrChange>
        </w:rPr>
      </w:pPr>
      <w:r w:rsidRPr="00D43589">
        <w:rPr>
          <w:rFonts w:ascii="Times New Roman" w:hAnsi="Times New Roman" w:cs="Times New Roman"/>
          <w:color w:val="000000" w:themeColor="text1"/>
          <w:sz w:val="24"/>
          <w:szCs w:val="24"/>
          <w:rPrChange w:id="43" w:author="Isabella" w:date="2026-10-06T20:20:00Z">
            <w:rPr>
              <w:rFonts w:ascii="Times New Roman" w:hAnsi="Times New Roman" w:cs="Times New Roman"/>
              <w:color w:val="1F4E79"/>
              <w:sz w:val="24"/>
              <w:szCs w:val="24"/>
            </w:rPr>
          </w:rPrChange>
        </w:rPr>
        <w:t>[</w:t>
      </w:r>
      <w:ins w:id="44" w:author="AMANDA" w:date="2026-10-14T20:39:00Z">
        <w:r w:rsidR="0050515A">
          <w:rPr>
            <w:rFonts w:ascii="Times New Roman" w:hAnsi="Times New Roman" w:cs="Times New Roman"/>
            <w:color w:val="000000" w:themeColor="text1"/>
            <w:sz w:val="24"/>
            <w:szCs w:val="24"/>
          </w:rPr>
          <w:t>Amanda Carvalho de Jesus</w:t>
        </w:r>
      </w:ins>
      <w:del w:id="45" w:author="AMANDA" w:date="2026-10-14T20:29:00Z">
        <w:r w:rsidRPr="00D43589" w:rsidDel="00FE3F4D">
          <w:rPr>
            <w:rFonts w:ascii="Times New Roman" w:hAnsi="Times New Roman" w:cs="Times New Roman"/>
            <w:color w:val="000000" w:themeColor="text1"/>
            <w:sz w:val="24"/>
            <w:szCs w:val="24"/>
            <w:rPrChange w:id="46" w:author="Isabella" w:date="2026-10-06T20:20:00Z">
              <w:rPr>
                <w:rFonts w:ascii="Times New Roman" w:hAnsi="Times New Roman" w:cs="Times New Roman"/>
                <w:color w:val="1F4E79"/>
                <w:sz w:val="24"/>
                <w:szCs w:val="24"/>
              </w:rPr>
            </w:rPrChange>
          </w:rPr>
          <w:delText>NOME COMPLETO DO ALUN</w:delText>
        </w:r>
      </w:del>
      <w:del w:id="47" w:author="AMANDA" w:date="2026-10-14T20:28:00Z">
        <w:r w:rsidRPr="00D43589" w:rsidDel="00FE3F4D">
          <w:rPr>
            <w:rFonts w:ascii="Times New Roman" w:hAnsi="Times New Roman" w:cs="Times New Roman"/>
            <w:color w:val="000000" w:themeColor="text1"/>
            <w:sz w:val="24"/>
            <w:szCs w:val="24"/>
            <w:rPrChange w:id="48" w:author="Isabella" w:date="2026-10-06T20:20:00Z">
              <w:rPr>
                <w:rFonts w:ascii="Times New Roman" w:hAnsi="Times New Roman" w:cs="Times New Roman"/>
                <w:color w:val="1F4E79"/>
                <w:sz w:val="24"/>
                <w:szCs w:val="24"/>
              </w:rPr>
            </w:rPrChange>
          </w:rPr>
          <w:delText>O</w:delText>
        </w:r>
      </w:del>
      <w:del w:id="49" w:author="AMANDA" w:date="2026-10-14T20:39:00Z">
        <w:r w:rsidRPr="00D43589" w:rsidDel="0050515A">
          <w:rPr>
            <w:rFonts w:ascii="Times New Roman" w:hAnsi="Times New Roman" w:cs="Times New Roman"/>
            <w:color w:val="000000" w:themeColor="text1"/>
            <w:sz w:val="24"/>
            <w:szCs w:val="24"/>
            <w:rPrChange w:id="50" w:author="Isabella" w:date="2026-10-06T20:20:00Z">
              <w:rPr>
                <w:rFonts w:ascii="Times New Roman" w:hAnsi="Times New Roman" w:cs="Times New Roman"/>
                <w:color w:val="1F4E79"/>
                <w:sz w:val="24"/>
                <w:szCs w:val="24"/>
              </w:rPr>
            </w:rPrChange>
          </w:rPr>
          <w:delText xml:space="preserve"> 1</w:delText>
        </w:r>
      </w:del>
      <w:r w:rsidRPr="00D43589">
        <w:rPr>
          <w:rFonts w:ascii="Times New Roman" w:hAnsi="Times New Roman" w:cs="Times New Roman"/>
          <w:color w:val="000000" w:themeColor="text1"/>
          <w:sz w:val="24"/>
          <w:szCs w:val="24"/>
          <w:rPrChange w:id="51" w:author="Isabella" w:date="2026-10-06T20:20:00Z">
            <w:rPr>
              <w:rFonts w:ascii="Times New Roman" w:hAnsi="Times New Roman" w:cs="Times New Roman"/>
              <w:color w:val="1F4E79"/>
              <w:sz w:val="24"/>
              <w:szCs w:val="24"/>
            </w:rPr>
          </w:rPrChange>
        </w:rPr>
        <w:t>]</w:t>
      </w:r>
      <w:r w:rsidR="00FC70D8" w:rsidRPr="00D43589">
        <w:rPr>
          <w:rStyle w:val="Refdenotaderodap"/>
          <w:rFonts w:ascii="Times New Roman" w:hAnsi="Times New Roman" w:cs="Times New Roman"/>
          <w:color w:val="000000" w:themeColor="text1"/>
          <w:sz w:val="24"/>
          <w:szCs w:val="24"/>
          <w:rPrChange w:id="52" w:author="Isabella" w:date="2026-10-06T20:20:00Z">
            <w:rPr>
              <w:rStyle w:val="Refdenotaderodap"/>
              <w:rFonts w:ascii="Times New Roman" w:hAnsi="Times New Roman" w:cs="Times New Roman"/>
              <w:sz w:val="24"/>
              <w:szCs w:val="24"/>
            </w:rPr>
          </w:rPrChange>
        </w:rPr>
        <w:footnoteReference w:id="2"/>
      </w:r>
    </w:p>
    <w:p w14:paraId="0EBA97DB" w14:textId="12868606" w:rsidR="00595417" w:rsidRPr="00D43589" w:rsidRDefault="00595417" w:rsidP="00A866D7">
      <w:pPr>
        <w:spacing w:after="0" w:line="240" w:lineRule="auto"/>
        <w:ind w:firstLine="709"/>
        <w:jc w:val="right"/>
        <w:rPr>
          <w:rFonts w:ascii="Times New Roman" w:hAnsi="Times New Roman" w:cs="Times New Roman"/>
          <w:color w:val="000000" w:themeColor="text1"/>
          <w:sz w:val="24"/>
          <w:szCs w:val="24"/>
          <w:rPrChange w:id="57" w:author="Isabella" w:date="2026-10-06T20:20:00Z">
            <w:rPr>
              <w:rFonts w:ascii="Times New Roman" w:hAnsi="Times New Roman" w:cs="Times New Roman"/>
              <w:sz w:val="24"/>
              <w:szCs w:val="24"/>
            </w:rPr>
          </w:rPrChange>
        </w:rPr>
      </w:pPr>
      <w:r w:rsidRPr="00D43589">
        <w:rPr>
          <w:rFonts w:ascii="Times New Roman" w:hAnsi="Times New Roman" w:cs="Times New Roman"/>
          <w:color w:val="000000" w:themeColor="text1"/>
          <w:sz w:val="24"/>
          <w:szCs w:val="24"/>
          <w:rPrChange w:id="58" w:author="Isabella" w:date="2026-10-06T20:20:00Z">
            <w:rPr>
              <w:rFonts w:ascii="Times New Roman" w:hAnsi="Times New Roman" w:cs="Times New Roman"/>
              <w:color w:val="1F4E79"/>
              <w:sz w:val="24"/>
              <w:szCs w:val="24"/>
            </w:rPr>
          </w:rPrChange>
        </w:rPr>
        <w:t>[</w:t>
      </w:r>
      <w:ins w:id="59" w:author="AMANDA" w:date="2026-10-14T20:29:00Z">
        <w:r w:rsidR="00FE3F4D">
          <w:rPr>
            <w:rFonts w:ascii="Times New Roman" w:hAnsi="Times New Roman" w:cs="Times New Roman"/>
            <w:color w:val="000000" w:themeColor="text1"/>
            <w:sz w:val="24"/>
            <w:szCs w:val="24"/>
          </w:rPr>
          <w:t>Melissa Chagas Lameiras</w:t>
        </w:r>
      </w:ins>
      <w:del w:id="60" w:author="AMANDA" w:date="2026-10-14T20:29:00Z">
        <w:r w:rsidRPr="00D43589" w:rsidDel="00FE3F4D">
          <w:rPr>
            <w:rFonts w:ascii="Times New Roman" w:hAnsi="Times New Roman" w:cs="Times New Roman"/>
            <w:color w:val="000000" w:themeColor="text1"/>
            <w:sz w:val="24"/>
            <w:szCs w:val="24"/>
            <w:rPrChange w:id="61" w:author="Isabella" w:date="2026-10-06T20:20:00Z">
              <w:rPr>
                <w:rFonts w:ascii="Times New Roman" w:hAnsi="Times New Roman" w:cs="Times New Roman"/>
                <w:color w:val="1F4E79"/>
                <w:sz w:val="24"/>
                <w:szCs w:val="24"/>
              </w:rPr>
            </w:rPrChange>
          </w:rPr>
          <w:delText>NOME COMPLETO DO ALUNO 2 OU EXCLUIR ESTA LINHA</w:delText>
        </w:r>
      </w:del>
      <w:r w:rsidRPr="00D43589">
        <w:rPr>
          <w:rFonts w:ascii="Times New Roman" w:hAnsi="Times New Roman" w:cs="Times New Roman"/>
          <w:color w:val="000000" w:themeColor="text1"/>
          <w:sz w:val="24"/>
          <w:szCs w:val="24"/>
          <w:rPrChange w:id="62" w:author="Isabella" w:date="2026-10-06T20:20:00Z">
            <w:rPr>
              <w:rFonts w:ascii="Times New Roman" w:hAnsi="Times New Roman" w:cs="Times New Roman"/>
              <w:color w:val="1F4E79"/>
              <w:sz w:val="24"/>
              <w:szCs w:val="24"/>
            </w:rPr>
          </w:rPrChange>
        </w:rPr>
        <w:t>]</w:t>
      </w:r>
      <w:r w:rsidRPr="00D43589">
        <w:rPr>
          <w:rStyle w:val="Refdenotaderodap"/>
          <w:rFonts w:ascii="Times New Roman" w:hAnsi="Times New Roman" w:cs="Times New Roman"/>
          <w:color w:val="000000" w:themeColor="text1"/>
          <w:sz w:val="24"/>
          <w:szCs w:val="24"/>
          <w:rPrChange w:id="63" w:author="Isabella" w:date="2026-10-06T20:20:00Z">
            <w:rPr>
              <w:rStyle w:val="Refdenotaderodap"/>
              <w:rFonts w:ascii="Times New Roman" w:hAnsi="Times New Roman" w:cs="Times New Roman"/>
              <w:sz w:val="24"/>
              <w:szCs w:val="24"/>
            </w:rPr>
          </w:rPrChange>
        </w:rPr>
        <w:footnoteReference w:id="3"/>
      </w:r>
    </w:p>
    <w:p w14:paraId="2760661B" w14:textId="045D98AE" w:rsidR="00595417" w:rsidRPr="00D43589" w:rsidRDefault="00595417" w:rsidP="00A866D7">
      <w:pPr>
        <w:spacing w:after="0" w:line="240" w:lineRule="auto"/>
        <w:ind w:firstLine="709"/>
        <w:jc w:val="right"/>
        <w:rPr>
          <w:rFonts w:ascii="Times New Roman" w:hAnsi="Times New Roman" w:cs="Times New Roman"/>
          <w:color w:val="000000" w:themeColor="text1"/>
          <w:sz w:val="24"/>
          <w:szCs w:val="24"/>
          <w:rPrChange w:id="67" w:author="Isabella" w:date="2026-10-06T20:20:00Z">
            <w:rPr>
              <w:rFonts w:ascii="Times New Roman" w:hAnsi="Times New Roman" w:cs="Times New Roman"/>
              <w:sz w:val="24"/>
              <w:szCs w:val="24"/>
            </w:rPr>
          </w:rPrChange>
        </w:rPr>
      </w:pPr>
      <w:r w:rsidRPr="00D43589">
        <w:rPr>
          <w:rFonts w:ascii="Times New Roman" w:hAnsi="Times New Roman" w:cs="Times New Roman"/>
          <w:color w:val="000000" w:themeColor="text1"/>
          <w:sz w:val="24"/>
          <w:szCs w:val="24"/>
          <w:rPrChange w:id="68" w:author="Isabella" w:date="2026-10-06T20:20:00Z">
            <w:rPr>
              <w:rFonts w:ascii="Times New Roman" w:hAnsi="Times New Roman" w:cs="Times New Roman"/>
              <w:color w:val="1F4E79"/>
              <w:sz w:val="24"/>
              <w:szCs w:val="24"/>
            </w:rPr>
          </w:rPrChange>
        </w:rPr>
        <w:t>[</w:t>
      </w:r>
      <w:ins w:id="69" w:author="AMANDA" w:date="2026-10-14T20:29:00Z">
        <w:r w:rsidR="00FE3F4D">
          <w:rPr>
            <w:rFonts w:ascii="Times New Roman" w:hAnsi="Times New Roman" w:cs="Times New Roman"/>
            <w:color w:val="000000" w:themeColor="text1"/>
            <w:sz w:val="24"/>
            <w:szCs w:val="24"/>
          </w:rPr>
          <w:t>Gabriel Monteiro Silva</w:t>
        </w:r>
      </w:ins>
      <w:del w:id="70" w:author="AMANDA" w:date="2026-10-14T20:29:00Z">
        <w:r w:rsidRPr="00D43589" w:rsidDel="00FE3F4D">
          <w:rPr>
            <w:rFonts w:ascii="Times New Roman" w:hAnsi="Times New Roman" w:cs="Times New Roman"/>
            <w:color w:val="000000" w:themeColor="text1"/>
            <w:sz w:val="24"/>
            <w:szCs w:val="24"/>
            <w:rPrChange w:id="71" w:author="Isabella" w:date="2026-10-06T20:20:00Z">
              <w:rPr>
                <w:rFonts w:ascii="Times New Roman" w:hAnsi="Times New Roman" w:cs="Times New Roman"/>
                <w:color w:val="1F4E79"/>
                <w:sz w:val="24"/>
                <w:szCs w:val="24"/>
              </w:rPr>
            </w:rPrChange>
          </w:rPr>
          <w:delText>NOME COMPLETO DO ALUNO 3 OU EXCLUIR ESTA LINHA</w:delText>
        </w:r>
      </w:del>
      <w:r w:rsidRPr="00D43589">
        <w:rPr>
          <w:rFonts w:ascii="Times New Roman" w:hAnsi="Times New Roman" w:cs="Times New Roman"/>
          <w:color w:val="000000" w:themeColor="text1"/>
          <w:sz w:val="24"/>
          <w:szCs w:val="24"/>
          <w:rPrChange w:id="72" w:author="Isabella" w:date="2026-10-06T20:20:00Z">
            <w:rPr>
              <w:rFonts w:ascii="Times New Roman" w:hAnsi="Times New Roman" w:cs="Times New Roman"/>
              <w:color w:val="1F4E79"/>
              <w:sz w:val="24"/>
              <w:szCs w:val="24"/>
            </w:rPr>
          </w:rPrChange>
        </w:rPr>
        <w:t>]</w:t>
      </w:r>
      <w:r w:rsidRPr="00D43589">
        <w:rPr>
          <w:rStyle w:val="Refdenotaderodap"/>
          <w:rFonts w:ascii="Times New Roman" w:hAnsi="Times New Roman" w:cs="Times New Roman"/>
          <w:color w:val="000000" w:themeColor="text1"/>
          <w:sz w:val="24"/>
          <w:szCs w:val="24"/>
          <w:rPrChange w:id="73" w:author="Isabella" w:date="2026-10-06T20:20:00Z">
            <w:rPr>
              <w:rStyle w:val="Refdenotaderodap"/>
              <w:rFonts w:ascii="Times New Roman" w:hAnsi="Times New Roman" w:cs="Times New Roman"/>
              <w:sz w:val="24"/>
              <w:szCs w:val="24"/>
            </w:rPr>
          </w:rPrChange>
        </w:rPr>
        <w:footnoteReference w:id="4"/>
      </w:r>
      <w:commentRangeEnd w:id="7"/>
      <w:r w:rsidR="001736FF" w:rsidRPr="00D43589">
        <w:rPr>
          <w:rStyle w:val="Refdecomentrio"/>
          <w:rFonts w:ascii="Times New Roman" w:hAnsi="Times New Roman"/>
          <w:color w:val="000000" w:themeColor="text1"/>
          <w:sz w:val="24"/>
          <w:rPrChange w:id="77" w:author="Isabella" w:date="2026-10-06T20:20:00Z">
            <w:rPr>
              <w:rStyle w:val="Refdecomentrio"/>
              <w:rFonts w:ascii="Times New Roman" w:hAnsi="Times New Roman"/>
              <w:sz w:val="24"/>
            </w:rPr>
          </w:rPrChange>
        </w:rPr>
        <w:commentReference w:id="7"/>
      </w:r>
    </w:p>
    <w:p w14:paraId="3839E077" w14:textId="77777777" w:rsidR="00595417" w:rsidRPr="00D43589" w:rsidRDefault="00595417" w:rsidP="00FC70D8">
      <w:pPr>
        <w:spacing w:after="0" w:line="240" w:lineRule="auto"/>
        <w:ind w:firstLine="709"/>
        <w:jc w:val="right"/>
        <w:rPr>
          <w:rFonts w:ascii="Times New Roman" w:hAnsi="Times New Roman" w:cs="Times New Roman"/>
          <w:color w:val="000000" w:themeColor="text1"/>
          <w:sz w:val="24"/>
          <w:szCs w:val="24"/>
          <w:rPrChange w:id="78" w:author="Isabella" w:date="2026-10-06T20:20:00Z">
            <w:rPr>
              <w:rFonts w:ascii="Times New Roman" w:hAnsi="Times New Roman" w:cs="Times New Roman"/>
              <w:sz w:val="24"/>
              <w:szCs w:val="24"/>
            </w:rPr>
          </w:rPrChange>
        </w:rPr>
      </w:pPr>
    </w:p>
    <w:p w14:paraId="1F651A16" w14:textId="77777777" w:rsidR="00595417" w:rsidRPr="00D43589" w:rsidDel="004D69C8" w:rsidRDefault="00595417" w:rsidP="00F670B9">
      <w:pPr>
        <w:spacing w:after="0" w:line="240" w:lineRule="auto"/>
        <w:ind w:firstLine="709"/>
        <w:jc w:val="right"/>
        <w:rPr>
          <w:del w:id="79" w:author="AMANDA" w:date="2026-10-14T20:42:00Z"/>
          <w:rFonts w:ascii="Times New Roman" w:hAnsi="Times New Roman" w:cs="Times New Roman"/>
          <w:b/>
          <w:color w:val="000000" w:themeColor="text1"/>
          <w:sz w:val="24"/>
          <w:szCs w:val="24"/>
          <w:rPrChange w:id="80" w:author="Isabella" w:date="2026-10-06T20:20:00Z">
            <w:rPr>
              <w:del w:id="81" w:author="AMANDA" w:date="2026-10-14T20:42:00Z"/>
              <w:rFonts w:ascii="Times New Roman" w:hAnsi="Times New Roman" w:cs="Times New Roman"/>
              <w:b/>
              <w:sz w:val="24"/>
              <w:szCs w:val="24"/>
            </w:rPr>
          </w:rPrChange>
        </w:rPr>
      </w:pPr>
    </w:p>
    <w:p w14:paraId="04A68434" w14:textId="77777777" w:rsidR="00F670B9" w:rsidRPr="00D43589" w:rsidDel="0050515A" w:rsidRDefault="00F670B9" w:rsidP="00F670B9">
      <w:pPr>
        <w:spacing w:after="0" w:line="360" w:lineRule="auto"/>
        <w:jc w:val="both"/>
        <w:rPr>
          <w:del w:id="82" w:author="AMANDA" w:date="2026-10-14T20:39:00Z"/>
          <w:rFonts w:ascii="Times New Roman" w:hAnsi="Times New Roman" w:cs="Times New Roman"/>
          <w:b/>
          <w:color w:val="000000" w:themeColor="text1"/>
          <w:sz w:val="24"/>
          <w:szCs w:val="24"/>
          <w:rPrChange w:id="83" w:author="Isabella" w:date="2026-10-06T20:20:00Z">
            <w:rPr>
              <w:del w:id="84" w:author="AMANDA" w:date="2026-10-14T20:39:00Z"/>
              <w:rFonts w:ascii="Times New Roman" w:hAnsi="Times New Roman" w:cs="Times New Roman"/>
              <w:b/>
              <w:sz w:val="24"/>
              <w:szCs w:val="24"/>
            </w:rPr>
          </w:rPrChange>
        </w:rPr>
      </w:pPr>
    </w:p>
    <w:p w14:paraId="032A79F0" w14:textId="77777777" w:rsidR="00F670B9" w:rsidRPr="00D43589" w:rsidDel="0050515A" w:rsidRDefault="00F670B9" w:rsidP="00F670B9">
      <w:pPr>
        <w:spacing w:after="0" w:line="360" w:lineRule="auto"/>
        <w:jc w:val="both"/>
        <w:rPr>
          <w:del w:id="85" w:author="AMANDA" w:date="2026-10-14T20:41:00Z"/>
          <w:rFonts w:ascii="Times New Roman" w:hAnsi="Times New Roman" w:cs="Times New Roman"/>
          <w:b/>
          <w:color w:val="000000" w:themeColor="text1"/>
          <w:sz w:val="24"/>
          <w:szCs w:val="24"/>
          <w:rPrChange w:id="86" w:author="Isabella" w:date="2026-10-06T20:20:00Z">
            <w:rPr>
              <w:del w:id="87" w:author="AMANDA" w:date="2026-10-14T20:41:00Z"/>
              <w:rFonts w:ascii="Times New Roman" w:hAnsi="Times New Roman" w:cs="Times New Roman"/>
              <w:b/>
              <w:sz w:val="24"/>
              <w:szCs w:val="24"/>
            </w:rPr>
          </w:rPrChange>
        </w:rPr>
      </w:pPr>
    </w:p>
    <w:p w14:paraId="0F94A4C3" w14:textId="77777777" w:rsidR="00A866D7" w:rsidRPr="00D43589" w:rsidDel="006D5DF8" w:rsidRDefault="00A866D7" w:rsidP="00AD1B1B">
      <w:pPr>
        <w:spacing w:after="0" w:line="240" w:lineRule="auto"/>
        <w:jc w:val="both"/>
        <w:rPr>
          <w:del w:id="88" w:author="Isabella" w:date="2026-10-06T19:05:00Z"/>
          <w:rFonts w:ascii="Times New Roman" w:hAnsi="Times New Roman" w:cs="Times New Roman"/>
          <w:b/>
          <w:color w:val="000000" w:themeColor="text1"/>
          <w:sz w:val="24"/>
          <w:szCs w:val="24"/>
          <w:rPrChange w:id="89" w:author="Isabella" w:date="2026-10-06T20:20:00Z">
            <w:rPr>
              <w:del w:id="90" w:author="Isabella" w:date="2026-10-06T19:05:00Z"/>
              <w:rFonts w:ascii="Times New Roman" w:hAnsi="Times New Roman" w:cs="Times New Roman"/>
              <w:b/>
              <w:sz w:val="24"/>
              <w:szCs w:val="24"/>
            </w:rPr>
          </w:rPrChange>
        </w:rPr>
      </w:pPr>
      <w:commentRangeStart w:id="91"/>
      <w:r w:rsidRPr="00D43589">
        <w:rPr>
          <w:rFonts w:ascii="Times New Roman" w:hAnsi="Times New Roman" w:cs="Times New Roman"/>
          <w:b/>
          <w:color w:val="000000" w:themeColor="text1"/>
          <w:sz w:val="24"/>
          <w:szCs w:val="24"/>
          <w:rPrChange w:id="92" w:author="Isabella" w:date="2026-10-06T20:20:00Z">
            <w:rPr>
              <w:rFonts w:ascii="Times New Roman" w:hAnsi="Times New Roman" w:cs="Times New Roman"/>
              <w:b/>
              <w:sz w:val="24"/>
              <w:szCs w:val="24"/>
            </w:rPr>
          </w:rPrChange>
        </w:rPr>
        <w:t>RESUMO</w:t>
      </w:r>
      <w:commentRangeEnd w:id="91"/>
      <w:r w:rsidR="0030327C" w:rsidRPr="00D43589">
        <w:rPr>
          <w:rStyle w:val="Refdecomentrio"/>
          <w:rFonts w:ascii="Times New Roman" w:hAnsi="Times New Roman" w:cs="Times New Roman"/>
          <w:b/>
          <w:color w:val="000000" w:themeColor="text1"/>
          <w:sz w:val="24"/>
          <w:szCs w:val="24"/>
          <w:rPrChange w:id="93" w:author="Isabella" w:date="2026-10-06T20:20:00Z">
            <w:rPr>
              <w:rStyle w:val="Refdecomentrio"/>
              <w:rFonts w:ascii="Times New Roman" w:hAnsi="Times New Roman" w:cs="Times New Roman"/>
              <w:b/>
              <w:sz w:val="24"/>
              <w:szCs w:val="24"/>
            </w:rPr>
          </w:rPrChange>
        </w:rPr>
        <w:commentReference w:id="91"/>
      </w:r>
    </w:p>
    <w:p w14:paraId="548185A3" w14:textId="77777777" w:rsidR="00CF7C84" w:rsidRPr="00D43589" w:rsidDel="006D5DF8" w:rsidRDefault="00CF7C84" w:rsidP="00AD1B1B">
      <w:pPr>
        <w:spacing w:after="0" w:line="240" w:lineRule="auto"/>
        <w:jc w:val="both"/>
        <w:rPr>
          <w:del w:id="94" w:author="Isabella" w:date="2026-10-06T19:05:00Z"/>
          <w:rFonts w:ascii="Times New Roman" w:hAnsi="Times New Roman" w:cs="Times New Roman"/>
          <w:b/>
          <w:color w:val="000000" w:themeColor="text1"/>
          <w:sz w:val="24"/>
          <w:szCs w:val="24"/>
          <w:rPrChange w:id="95" w:author="Isabella" w:date="2026-10-06T20:20:00Z">
            <w:rPr>
              <w:del w:id="96" w:author="Isabella" w:date="2026-10-06T19:05:00Z"/>
              <w:rFonts w:ascii="Times New Roman" w:hAnsi="Times New Roman" w:cs="Times New Roman"/>
              <w:b/>
              <w:sz w:val="24"/>
              <w:szCs w:val="24"/>
            </w:rPr>
          </w:rPrChange>
        </w:rPr>
      </w:pPr>
    </w:p>
    <w:p w14:paraId="75C58837" w14:textId="77777777" w:rsidR="00FE3F4D" w:rsidRDefault="00AE49E2" w:rsidP="00FE3F4D">
      <w:pPr>
        <w:pStyle w:val="NormalWeb"/>
        <w:rPr>
          <w:ins w:id="97" w:author="AMANDA" w:date="2026-10-14T20:30:00Z"/>
        </w:rPr>
      </w:pPr>
      <w:del w:id="98" w:author="Isabella" w:date="2026-10-06T19:05:00Z">
        <w:r w:rsidRPr="00D43589" w:rsidDel="006D5DF8">
          <w:rPr>
            <w:b/>
            <w:color w:val="000000" w:themeColor="text1"/>
            <w:rPrChange w:id="99" w:author="Isabella" w:date="2026-10-06T20:20:00Z">
              <w:rPr>
                <w:b/>
                <w:color w:val="C00000"/>
              </w:rPr>
            </w:rPrChange>
          </w:rPr>
          <w:delText xml:space="preserve">INSTRUÇÃO: </w:delText>
        </w:r>
        <w:r w:rsidRPr="00D43589" w:rsidDel="006D5DF8">
          <w:rPr>
            <w:i/>
            <w:color w:val="000000" w:themeColor="text1"/>
            <w:rPrChange w:id="100" w:author="Isabella" w:date="2026-10-06T20:20:00Z">
              <w:rPr>
                <w:i/>
                <w:color w:val="C00000"/>
              </w:rPr>
            </w:rPrChange>
          </w:rPr>
          <w:delText>gere o texto com o arquivo Markdown final. Depois, cole o bloco RESUMO COMPLETO abaixo, apague todas as marcações entre colchetes e mantenha um único parágrafo, sem tópicos ou subtítulos.</w:delText>
        </w:r>
      </w:del>
      <w:r w:rsidRPr="00D43589">
        <w:rPr>
          <w:i/>
          <w:color w:val="000000" w:themeColor="text1"/>
          <w:rPrChange w:id="101" w:author="Isabella" w:date="2026-10-06T20:20:00Z">
            <w:rPr>
              <w:i/>
              <w:color w:val="C00000"/>
            </w:rPr>
          </w:rPrChange>
        </w:rPr>
        <w:br/>
      </w:r>
      <w:r w:rsidRPr="00D43589">
        <w:rPr>
          <w:i/>
          <w:color w:val="000000" w:themeColor="text1"/>
          <w:rPrChange w:id="102" w:author="Isabella" w:date="2026-10-06T20:20:00Z">
            <w:rPr>
              <w:i/>
              <w:color w:val="C00000"/>
            </w:rPr>
          </w:rPrChange>
        </w:rPr>
        <w:br/>
      </w:r>
      <w:r w:rsidRPr="00D43589">
        <w:rPr>
          <w:bCs/>
          <w:color w:val="000000" w:themeColor="text1"/>
          <w:rPrChange w:id="103" w:author="Isabella" w:date="2026-10-06T20:20:00Z">
            <w:rPr>
              <w:b/>
              <w:color w:val="1F4E79"/>
            </w:rPr>
          </w:rPrChange>
        </w:rPr>
        <w:t>[INTRODUÇÃO —</w:t>
      </w:r>
      <w:ins w:id="104" w:author="AMANDA" w:date="2026-10-14T20:30:00Z">
        <w:r w:rsidR="00FE3F4D">
          <w:t>A tecnologia está cada vez mais presente no mercado de trabalho. Muitas empresas divulgam vagas pela internet, recebem currículos por plataformas digitais e realizam etapas dos processos seletivos de forma on-line. No entanto, nem todas as pessoas possuem conhecimentos suficientes para utilizar essas ferramentas, o que pode dificultar a procura por emprego e o acesso a oportunidades profissionais.</w:t>
        </w:r>
      </w:ins>
    </w:p>
    <w:p w14:paraId="360795ED" w14:textId="77777777" w:rsidR="00FE3F4D" w:rsidRDefault="00FE3F4D" w:rsidP="00FE3F4D">
      <w:pPr>
        <w:pStyle w:val="NormalWeb"/>
        <w:rPr>
          <w:ins w:id="105" w:author="AMANDA" w:date="2026-10-14T20:30:00Z"/>
        </w:rPr>
      </w:pPr>
      <w:ins w:id="106" w:author="AMANDA" w:date="2026-10-14T20:30:00Z">
        <w:r>
          <w:t>Esse problema está relacionado à inclusão digital e à redução das desigualdades, pois a falta de habilidades digitais pode criar barreiras para pessoas que precisam ingressar no mercado de trabalho. Dessa forma, torna-se importante compreender como o domínio de ferramentas tecnológicas influencia a busca por vagas e a participação em processos seletivos.</w:t>
        </w:r>
      </w:ins>
    </w:p>
    <w:p w14:paraId="6EBDA0D7" w14:textId="77777777" w:rsidR="0050515A" w:rsidRDefault="00FE3F4D" w:rsidP="00FE3F4D">
      <w:pPr>
        <w:pStyle w:val="NormalWeb"/>
        <w:rPr>
          <w:ins w:id="107" w:author="AMANDA" w:date="2026-10-14T20:40:00Z"/>
          <w:bCs/>
          <w:color w:val="000000" w:themeColor="text1"/>
        </w:rPr>
      </w:pPr>
      <w:ins w:id="108" w:author="AMANDA" w:date="2026-10-14T20:30:00Z">
        <w:r>
          <w:t>O objetivo deste artigo é analisar como a falta de competências digitais pode dificultar o acesso ao emprego, destacando a importância dos conhecimentos tecnológicos e da capacitação digital para ampliar as oportunidades profissionais.</w:t>
        </w:r>
      </w:ins>
      <w:del w:id="109" w:author="AMANDA" w:date="2026-10-14T20:30:00Z">
        <w:r w:rsidR="00AE49E2" w:rsidRPr="00D43589" w:rsidDel="00FE3F4D">
          <w:rPr>
            <w:bCs/>
            <w:color w:val="000000" w:themeColor="text1"/>
            <w:rPrChange w:id="110" w:author="Isabella" w:date="2026-10-06T20:20:00Z">
              <w:rPr>
                <w:b/>
                <w:color w:val="1F4E79"/>
              </w:rPr>
            </w:rPrChange>
          </w:rPr>
          <w:delText xml:space="preserve"> COLE AQUI O TRECHO COM CONTEXTO, TEMA, PROBLEMA, JUSTIFICATIVA E OBJETIVO</w:delText>
        </w:r>
      </w:del>
      <w:r w:rsidR="00AE49E2" w:rsidRPr="00D43589">
        <w:rPr>
          <w:bCs/>
          <w:color w:val="000000" w:themeColor="text1"/>
          <w:rPrChange w:id="111" w:author="Isabella" w:date="2026-10-06T20:20:00Z">
            <w:rPr>
              <w:b/>
              <w:color w:val="1F4E79"/>
            </w:rPr>
          </w:rPrChange>
        </w:rPr>
        <w:t>]</w:t>
      </w:r>
    </w:p>
    <w:p w14:paraId="44EC160D" w14:textId="519225B6" w:rsidR="00FE3F4D" w:rsidRDefault="00AE49E2" w:rsidP="00FE3F4D">
      <w:pPr>
        <w:pStyle w:val="NormalWeb"/>
        <w:rPr>
          <w:ins w:id="112" w:author="AMANDA" w:date="2026-10-14T20:31:00Z"/>
        </w:rPr>
      </w:pPr>
      <w:r w:rsidRPr="00D43589">
        <w:rPr>
          <w:bCs/>
          <w:color w:val="000000" w:themeColor="text1"/>
          <w:rPrChange w:id="113" w:author="Isabella" w:date="2026-10-06T20:20:00Z">
            <w:rPr/>
          </w:rPrChange>
        </w:rPr>
        <w:t xml:space="preserve"> </w:t>
      </w:r>
      <w:r w:rsidRPr="00D43589">
        <w:rPr>
          <w:bCs/>
          <w:color w:val="000000" w:themeColor="text1"/>
          <w:rPrChange w:id="114" w:author="Isabella" w:date="2026-10-06T20:20:00Z">
            <w:rPr>
              <w:b/>
              <w:color w:val="1F4E79"/>
            </w:rPr>
          </w:rPrChange>
        </w:rPr>
        <w:t>[METODOLOGIA —</w:t>
      </w:r>
      <w:ins w:id="115" w:author="AMANDA" w:date="2026-10-14T20:31:00Z">
        <w:r w:rsidR="00FE3F4D">
          <w:t>Este trabalho consiste em uma revisão bibliográfica de caráter descritivo, realizada a partir da análise de três artigos científicos publicados entre 2021 e 2026. Foram selecionados estudos relacionados à inclusão digital, às competências digitais e às dificuldades enfrentadas por pessoas que procuram emprego por meio de plataformas digitais.</w:t>
        </w:r>
      </w:ins>
    </w:p>
    <w:p w14:paraId="6571094B" w14:textId="77777777" w:rsidR="00FE3F4D" w:rsidRDefault="00FE3F4D" w:rsidP="00FE3F4D">
      <w:pPr>
        <w:pStyle w:val="NormalWeb"/>
        <w:rPr>
          <w:ins w:id="116" w:author="AMANDA" w:date="2026-10-14T20:31:00Z"/>
        </w:rPr>
      </w:pPr>
      <w:ins w:id="117" w:author="AMANDA" w:date="2026-10-14T20:31:00Z">
        <w:r>
          <w:t xml:space="preserve">As fontes utilizadas incluem artigos publicados em periódicos científicos e disponibilizados em plataformas acadêmicas, como o Portal de Periódicos da Universidade Federal de Minas Gerais e a revista New Technology, </w:t>
        </w:r>
        <w:proofErr w:type="spellStart"/>
        <w:r>
          <w:t>Work</w:t>
        </w:r>
        <w:proofErr w:type="spellEnd"/>
        <w:r>
          <w:t xml:space="preserve"> </w:t>
        </w:r>
        <w:proofErr w:type="spellStart"/>
        <w:r>
          <w:t>and</w:t>
        </w:r>
        <w:proofErr w:type="spellEnd"/>
        <w:r>
          <w:t xml:space="preserve"> </w:t>
        </w:r>
        <w:proofErr w:type="spellStart"/>
        <w:r>
          <w:t>Employment</w:t>
        </w:r>
        <w:proofErr w:type="spellEnd"/>
        <w:r>
          <w:t>. A seleção considerou a relação dos estudos com o tema e com a pergunta de pesquisa.</w:t>
        </w:r>
      </w:ins>
    </w:p>
    <w:p w14:paraId="021D2109" w14:textId="77777777" w:rsidR="00FE3F4D" w:rsidRDefault="00FE3F4D" w:rsidP="00FE3F4D">
      <w:pPr>
        <w:pStyle w:val="NormalWeb"/>
        <w:rPr>
          <w:ins w:id="118" w:author="AMANDA" w:date="2026-10-14T20:32:00Z"/>
          <w:bCs/>
          <w:color w:val="000000" w:themeColor="text1"/>
        </w:rPr>
      </w:pPr>
      <w:ins w:id="119" w:author="AMANDA" w:date="2026-10-14T20:31:00Z">
        <w:r>
          <w:t>Após a seleção, os artigos foram analisados considerando seus objetivos, métodos, principais resultados e limitações. Em seguida, as informações foram organizadas em três eixos: exclusão digital e dificuldades para conseguir emprego; conhecimentos e habilidades digitais exigidos no ambiente profissional; e importância da alfabetização digital e da capacitação para a empregabilidade.</w:t>
        </w:r>
      </w:ins>
      <w:del w:id="120" w:author="AMANDA" w:date="2026-10-14T20:31:00Z">
        <w:r w:rsidR="00AE49E2" w:rsidRPr="00D43589" w:rsidDel="00FE3F4D">
          <w:rPr>
            <w:bCs/>
            <w:color w:val="000000" w:themeColor="text1"/>
            <w:rPrChange w:id="121" w:author="Isabella" w:date="2026-10-06T20:20:00Z">
              <w:rPr>
                <w:b/>
                <w:color w:val="1F4E79"/>
              </w:rPr>
            </w:rPrChange>
          </w:rPr>
          <w:delText xml:space="preserve"> COLE AQUI O TRECHO COM TIPO DE REVISÃO, BASES, RECORTE, CRITÉRIOS, TRIAGEM E ANÁLISE</w:delText>
        </w:r>
      </w:del>
      <w:r w:rsidR="00AE49E2" w:rsidRPr="00D43589">
        <w:rPr>
          <w:bCs/>
          <w:color w:val="000000" w:themeColor="text1"/>
          <w:rPrChange w:id="122" w:author="Isabella" w:date="2026-10-06T20:20:00Z">
            <w:rPr>
              <w:b/>
              <w:color w:val="1F4E79"/>
            </w:rPr>
          </w:rPrChange>
        </w:rPr>
        <w:t>]</w:t>
      </w:r>
    </w:p>
    <w:p w14:paraId="3142A0D7" w14:textId="12D7F6A0" w:rsidR="00FE3F4D" w:rsidRDefault="00AE49E2" w:rsidP="00FE3F4D">
      <w:pPr>
        <w:pStyle w:val="NormalWeb"/>
        <w:rPr>
          <w:ins w:id="123" w:author="AMANDA" w:date="2026-10-14T20:32:00Z"/>
        </w:rPr>
      </w:pPr>
      <w:del w:id="124" w:author="AMANDA" w:date="2026-10-14T20:40:00Z">
        <w:r w:rsidRPr="00D43589" w:rsidDel="0050515A">
          <w:rPr>
            <w:bCs/>
            <w:color w:val="000000" w:themeColor="text1"/>
            <w:rPrChange w:id="125" w:author="Isabella" w:date="2026-10-06T20:20:00Z">
              <w:rPr/>
            </w:rPrChange>
          </w:rPr>
          <w:lastRenderedPageBreak/>
          <w:delText xml:space="preserve"> </w:delText>
        </w:r>
      </w:del>
      <w:r w:rsidRPr="00D43589">
        <w:rPr>
          <w:bCs/>
          <w:color w:val="000000" w:themeColor="text1"/>
          <w:rPrChange w:id="126" w:author="Isabella" w:date="2026-10-06T20:20:00Z">
            <w:rPr>
              <w:b/>
              <w:color w:val="1F4E79"/>
            </w:rPr>
          </w:rPrChange>
        </w:rPr>
        <w:t>[DESENVOLVIMENTO —</w:t>
      </w:r>
      <w:del w:id="127" w:author="AMANDA" w:date="2026-10-14T20:32:00Z">
        <w:r w:rsidRPr="00D43589" w:rsidDel="00FE3F4D">
          <w:rPr>
            <w:bCs/>
            <w:color w:val="000000" w:themeColor="text1"/>
            <w:rPrChange w:id="128" w:author="Isabella" w:date="2026-10-06T20:20:00Z">
              <w:rPr>
                <w:b/>
                <w:color w:val="1F4E79"/>
              </w:rPr>
            </w:rPrChange>
          </w:rPr>
          <w:delText xml:space="preserve"> </w:delText>
        </w:r>
      </w:del>
      <w:ins w:id="129" w:author="AMANDA" w:date="2026-10-14T20:32:00Z">
        <w:r w:rsidR="00FE3F4D">
          <w:rPr>
            <w:bCs/>
            <w:color w:val="000000" w:themeColor="text1"/>
          </w:rPr>
          <w:t xml:space="preserve"> </w:t>
        </w:r>
        <w:r w:rsidR="00FE3F4D">
          <w:t xml:space="preserve">Os estudos analisados mostram que a falta de habilidades digitais pode dificultar a procura por emprego. De Marco et al. (2023) abordam a relação entre desigualdade digital e acesso ao mercado de trabalho, enquanto Dumont, De Marco e </w:t>
        </w:r>
        <w:proofErr w:type="spellStart"/>
        <w:r w:rsidR="00FE3F4D">
          <w:t>Helsper</w:t>
        </w:r>
        <w:proofErr w:type="spellEnd"/>
        <w:r w:rsidR="00FE3F4D">
          <w:t xml:space="preserve"> (2024) investigam as dificuldades de pessoas desempregadas ao procurar vagas em plataformas digitais.</w:t>
        </w:r>
      </w:ins>
    </w:p>
    <w:p w14:paraId="64211B17" w14:textId="77777777" w:rsidR="00FE3F4D" w:rsidRDefault="00FE3F4D" w:rsidP="00FE3F4D">
      <w:pPr>
        <w:pStyle w:val="NormalWeb"/>
        <w:rPr>
          <w:ins w:id="130" w:author="AMANDA" w:date="2026-10-14T20:32:00Z"/>
        </w:rPr>
      </w:pPr>
      <w:ins w:id="131" w:author="AMANDA" w:date="2026-10-14T20:32:00Z">
        <w:r>
          <w:t>O artigo sobre competências em informação e digitais complementa essa discussão ao destacar a importância dos conhecimentos necessários para utilizar ferramentas tecnológicas. Essas habilidades podem facilitar a busca por vagas, o preenchimento de cadastros e a participação em processos seletivos.</w:t>
        </w:r>
      </w:ins>
    </w:p>
    <w:p w14:paraId="08FE769B" w14:textId="77777777" w:rsidR="00FE3F4D" w:rsidRDefault="00FE3F4D" w:rsidP="00FE3F4D">
      <w:pPr>
        <w:pStyle w:val="NormalWeb"/>
        <w:rPr>
          <w:ins w:id="132" w:author="AMANDA" w:date="2026-10-14T20:32:00Z"/>
          <w:bCs/>
          <w:color w:val="000000" w:themeColor="text1"/>
        </w:rPr>
      </w:pPr>
      <w:ins w:id="133" w:author="AMANDA" w:date="2026-10-14T20:32:00Z">
        <w:r>
          <w:t>Apesar das contribuições, os estudos apresentam limitações, como a realização de pesquisas na Espanha, o que dificulta a aplicação direta dos resultados ao Brasil. Por isso, são necessárias mais pesquisas sobre a realidade brasileira e sobre como cursos de capacitação digital podem ajudar as pessoas a ampliar suas oportunidades de emprego.</w:t>
        </w:r>
      </w:ins>
      <w:del w:id="134" w:author="AMANDA" w:date="2026-10-14T20:32:00Z">
        <w:r w:rsidR="00AE49E2" w:rsidRPr="00D43589" w:rsidDel="00FE3F4D">
          <w:rPr>
            <w:bCs/>
            <w:color w:val="000000" w:themeColor="text1"/>
            <w:rPrChange w:id="135" w:author="Isabella" w:date="2026-10-06T20:20:00Z">
              <w:rPr>
                <w:b/>
                <w:color w:val="1F4E79"/>
              </w:rPr>
            </w:rPrChange>
          </w:rPr>
          <w:delText>COLE AQUI A SÍNTESE CRÍTICA DOS ESTUDOS, COM COMPARAÇÕES, RESULTADOS, LIMITAÇÕES E LACUNAS</w:delText>
        </w:r>
      </w:del>
      <w:r w:rsidR="00AE49E2" w:rsidRPr="00D43589">
        <w:rPr>
          <w:bCs/>
          <w:color w:val="000000" w:themeColor="text1"/>
          <w:rPrChange w:id="136" w:author="Isabella" w:date="2026-10-06T20:20:00Z">
            <w:rPr>
              <w:b/>
              <w:color w:val="1F4E79"/>
            </w:rPr>
          </w:rPrChange>
        </w:rPr>
        <w:t>]</w:t>
      </w:r>
    </w:p>
    <w:p w14:paraId="394C47AC" w14:textId="77777777" w:rsidR="0050515A" w:rsidRDefault="00AE49E2" w:rsidP="00FE3F4D">
      <w:pPr>
        <w:pStyle w:val="NormalWeb"/>
        <w:rPr>
          <w:ins w:id="137" w:author="AMANDA" w:date="2026-10-14T20:41:00Z"/>
        </w:rPr>
      </w:pPr>
      <w:r w:rsidRPr="00D43589">
        <w:rPr>
          <w:bCs/>
          <w:color w:val="000000" w:themeColor="text1"/>
          <w:rPrChange w:id="138" w:author="Isabella" w:date="2026-10-06T20:20:00Z">
            <w:rPr/>
          </w:rPrChange>
        </w:rPr>
        <w:t xml:space="preserve"> </w:t>
      </w:r>
      <w:r w:rsidRPr="00D43589">
        <w:rPr>
          <w:bCs/>
          <w:color w:val="000000" w:themeColor="text1"/>
          <w:rPrChange w:id="139" w:author="Isabella" w:date="2026-10-06T20:20:00Z">
            <w:rPr>
              <w:b/>
              <w:color w:val="1F4E79"/>
            </w:rPr>
          </w:rPrChange>
        </w:rPr>
        <w:t>[CONSIDERAÇÕES GERAIS —</w:t>
      </w:r>
      <w:del w:id="140" w:author="AMANDA" w:date="2026-10-14T20:32:00Z">
        <w:r w:rsidRPr="00D43589" w:rsidDel="00FE3F4D">
          <w:rPr>
            <w:bCs/>
            <w:color w:val="000000" w:themeColor="text1"/>
            <w:rPrChange w:id="141" w:author="Isabella" w:date="2026-10-06T20:20:00Z">
              <w:rPr>
                <w:b/>
                <w:color w:val="1F4E79"/>
              </w:rPr>
            </w:rPrChange>
          </w:rPr>
          <w:delText xml:space="preserve"> </w:delText>
        </w:r>
      </w:del>
      <w:ins w:id="142" w:author="AMANDA" w:date="2026-10-14T20:32:00Z">
        <w:r w:rsidR="00FE3F4D">
          <w:rPr>
            <w:bCs/>
            <w:color w:val="000000" w:themeColor="text1"/>
          </w:rPr>
          <w:t xml:space="preserve"> </w:t>
        </w:r>
        <w:r w:rsidR="00FE3F4D">
          <w:t>A análise permite compreender que a falta de competências digitais pode dificultar o acesso ao emprego, principalmente quando a procura por vagas e parte dos processos seletivos dependem de ferramentas on-line. Os estudos também indicam a importância de desenvolver conhecimentos que permitam utilizar esses recursos de maneira adequada.</w:t>
        </w:r>
      </w:ins>
      <w:ins w:id="143" w:author="AMANDA" w:date="2026-10-14T20:41:00Z">
        <w:r w:rsidR="0050515A">
          <w:t xml:space="preserve"> </w:t>
        </w:r>
      </w:ins>
    </w:p>
    <w:p w14:paraId="7FDBE417" w14:textId="4A47A330" w:rsidR="00FE3F4D" w:rsidRDefault="00FE3F4D" w:rsidP="00FE3F4D">
      <w:pPr>
        <w:pStyle w:val="NormalWeb"/>
        <w:rPr>
          <w:ins w:id="144" w:author="AMANDA" w:date="2026-10-14T20:32:00Z"/>
        </w:rPr>
      </w:pPr>
      <w:ins w:id="145" w:author="AMANDA" w:date="2026-10-14T20:32:00Z">
        <w:r>
          <w:t>Os achados reforçam a necessidade de ampliar as oportunidades de inclusão e capacitação digital, especialmente para pessoas que encontram dificuldades no uso da tecnologia. Entretanto, como parte das pesquisas analisadas foi realizada em outros países, os resultados não podem ser generalizados automaticamente para toda a população brasileira.</w:t>
        </w:r>
      </w:ins>
    </w:p>
    <w:p w14:paraId="07F0A2EC" w14:textId="07E1F2F8" w:rsidR="00623E37" w:rsidRPr="00FE3F4D" w:rsidDel="0050515A" w:rsidRDefault="00FE3F4D" w:rsidP="00FE3F4D">
      <w:pPr>
        <w:pStyle w:val="NormalWeb"/>
        <w:rPr>
          <w:del w:id="146" w:author="AMANDA" w:date="2026-10-14T20:40:00Z"/>
          <w:rPrChange w:id="147" w:author="AMANDA" w:date="2026-10-14T20:30:00Z">
            <w:rPr>
              <w:del w:id="148" w:author="AMANDA" w:date="2026-10-14T20:40:00Z"/>
              <w:rFonts w:ascii="Times New Roman" w:hAnsi="Times New Roman" w:cs="Times New Roman"/>
              <w:sz w:val="24"/>
              <w:szCs w:val="24"/>
            </w:rPr>
          </w:rPrChange>
        </w:rPr>
        <w:pPrChange w:id="149" w:author="AMANDA" w:date="2026-10-14T20:30:00Z">
          <w:pPr>
            <w:spacing w:after="0" w:line="360" w:lineRule="auto"/>
          </w:pPr>
        </w:pPrChange>
      </w:pPr>
      <w:ins w:id="150" w:author="AMANDA" w:date="2026-10-14T20:32:00Z">
        <w:r>
          <w:t>Recomenda-se que estudos futuros investiguem a realidade brasileira e avaliem como cursos de informática, orientação para o uso de plataformas de emprego e outras iniciativas de inclusão digital podem contribuir para ampliar as oportunidades profissionais.</w:t>
        </w:r>
      </w:ins>
      <w:del w:id="151" w:author="AMANDA" w:date="2026-10-14T20:32:00Z">
        <w:r w:rsidR="00AE49E2" w:rsidRPr="00D43589" w:rsidDel="00FE3F4D">
          <w:rPr>
            <w:bCs/>
            <w:color w:val="000000" w:themeColor="text1"/>
            <w:rPrChange w:id="152" w:author="Isabella" w:date="2026-10-06T20:20:00Z">
              <w:rPr>
                <w:rFonts w:ascii="Times New Roman" w:hAnsi="Times New Roman"/>
                <w:b/>
                <w:color w:val="1F4E79"/>
                <w:sz w:val="24"/>
              </w:rPr>
            </w:rPrChange>
          </w:rPr>
          <w:delText>COLE AQUI A RESPOSTA AO PROBLEMA, O SIGNIFICADO DOS ACHADOS, AS LIMITAÇÕES E AS RECOMENDAÇÕES</w:delText>
        </w:r>
      </w:del>
      <w:r w:rsidR="00AE49E2" w:rsidRPr="00D43589">
        <w:rPr>
          <w:bCs/>
          <w:color w:val="000000" w:themeColor="text1"/>
          <w:rPrChange w:id="153" w:author="Isabella" w:date="2026-10-06T20:20:00Z">
            <w:rPr>
              <w:rFonts w:ascii="Times New Roman" w:hAnsi="Times New Roman"/>
              <w:b/>
              <w:color w:val="1F4E79"/>
              <w:sz w:val="24"/>
            </w:rPr>
          </w:rPrChange>
        </w:rPr>
        <w:t>]</w:t>
      </w:r>
    </w:p>
    <w:p w14:paraId="35A6F002" w14:textId="77777777" w:rsidR="004708DB" w:rsidRPr="00D43589" w:rsidRDefault="004708DB" w:rsidP="0050515A">
      <w:pPr>
        <w:pStyle w:val="NormalWeb"/>
        <w:rPr>
          <w:rPrChange w:id="154" w:author="Isabella" w:date="2026-10-06T20:20:00Z">
            <w:rPr>
              <w:rFonts w:ascii="Times New Roman" w:hAnsi="Times New Roman" w:cs="Times New Roman"/>
              <w:sz w:val="24"/>
              <w:szCs w:val="24"/>
            </w:rPr>
          </w:rPrChange>
        </w:rPr>
        <w:pPrChange w:id="155" w:author="AMANDA" w:date="2026-10-14T20:40:00Z">
          <w:pPr>
            <w:spacing w:after="0" w:line="360" w:lineRule="auto"/>
            <w:jc w:val="both"/>
          </w:pPr>
        </w:pPrChange>
      </w:pPr>
    </w:p>
    <w:p w14:paraId="60524003" w14:textId="3C6D4D63" w:rsidR="004708DB" w:rsidRPr="00D43589" w:rsidRDefault="00ED28C6" w:rsidP="00AD1B1B">
      <w:pPr>
        <w:spacing w:after="0" w:line="240" w:lineRule="auto"/>
        <w:jc w:val="both"/>
        <w:rPr>
          <w:rFonts w:ascii="Times New Roman" w:hAnsi="Times New Roman" w:cs="Times New Roman"/>
          <w:color w:val="000000" w:themeColor="text1"/>
          <w:sz w:val="24"/>
          <w:szCs w:val="24"/>
          <w:rPrChange w:id="156" w:author="Isabella" w:date="2026-10-06T20:20:00Z">
            <w:rPr>
              <w:rFonts w:ascii="Times New Roman" w:hAnsi="Times New Roman" w:cs="Times New Roman"/>
              <w:sz w:val="24"/>
              <w:szCs w:val="24"/>
            </w:rPr>
          </w:rPrChange>
        </w:rPr>
      </w:pPr>
      <w:r w:rsidRPr="00D43589">
        <w:rPr>
          <w:rFonts w:ascii="Times New Roman" w:hAnsi="Times New Roman"/>
          <w:b/>
          <w:color w:val="000000" w:themeColor="text1"/>
          <w:sz w:val="24"/>
          <w:rPrChange w:id="157" w:author="Isabella" w:date="2026-10-06T20:20:00Z">
            <w:rPr>
              <w:rFonts w:ascii="Times New Roman" w:hAnsi="Times New Roman"/>
              <w:b/>
              <w:sz w:val="24"/>
            </w:rPr>
          </w:rPrChange>
        </w:rPr>
        <w:t xml:space="preserve">Palavras-chave: </w:t>
      </w:r>
      <w:r w:rsidRPr="00D43589">
        <w:rPr>
          <w:rFonts w:ascii="Times New Roman" w:hAnsi="Times New Roman"/>
          <w:color w:val="000000" w:themeColor="text1"/>
          <w:sz w:val="24"/>
          <w:rPrChange w:id="158" w:author="Isabella" w:date="2026-10-06T20:20:00Z">
            <w:rPr>
              <w:rFonts w:ascii="Times New Roman" w:hAnsi="Times New Roman"/>
              <w:color w:val="1F4E79"/>
              <w:sz w:val="24"/>
            </w:rPr>
          </w:rPrChange>
        </w:rPr>
        <w:t>[</w:t>
      </w:r>
      <w:ins w:id="159" w:author="AMANDA" w:date="2026-10-14T20:33:00Z">
        <w:r w:rsidR="00FE3F4D">
          <w:t xml:space="preserve">Habilidades </w:t>
        </w:r>
        <w:proofErr w:type="spellStart"/>
        <w:proofErr w:type="gramStart"/>
        <w:r w:rsidR="00FE3F4D">
          <w:t>digitais</w:t>
        </w:r>
        <w:r w:rsidR="00FE3F4D">
          <w:t>.</w:t>
        </w:r>
        <w:r w:rsidR="00FE3F4D">
          <w:t>Inclusão</w:t>
        </w:r>
        <w:proofErr w:type="spellEnd"/>
        <w:proofErr w:type="gramEnd"/>
        <w:r w:rsidR="00FE3F4D">
          <w:t xml:space="preserve"> </w:t>
        </w:r>
        <w:proofErr w:type="spellStart"/>
        <w:r w:rsidR="00FE3F4D">
          <w:t>digital</w:t>
        </w:r>
        <w:r w:rsidR="00FE3F4D">
          <w:t>.</w:t>
        </w:r>
        <w:r w:rsidR="00FE3F4D">
          <w:t>Desigualdade</w:t>
        </w:r>
        <w:proofErr w:type="spellEnd"/>
        <w:r w:rsidR="00FE3F4D">
          <w:t xml:space="preserve"> digital.</w:t>
        </w:r>
      </w:ins>
      <w:del w:id="160" w:author="AMANDA" w:date="2026-10-14T20:33:00Z">
        <w:r w:rsidRPr="00D43589" w:rsidDel="00FE3F4D">
          <w:rPr>
            <w:rFonts w:ascii="Times New Roman" w:hAnsi="Times New Roman"/>
            <w:color w:val="000000" w:themeColor="text1"/>
            <w:sz w:val="24"/>
            <w:rPrChange w:id="161" w:author="Isabella" w:date="2026-10-06T20:20:00Z">
              <w:rPr>
                <w:rFonts w:ascii="Times New Roman" w:hAnsi="Times New Roman"/>
                <w:color w:val="1F4E79"/>
                <w:sz w:val="24"/>
              </w:rPr>
            </w:rPrChange>
          </w:rPr>
          <w:delText>COLE AQUI TRÊS PALAVRAS-CHAVE SEPARADAS POR PONTO]</w:delText>
        </w:r>
      </w:del>
    </w:p>
    <w:p w14:paraId="4E6E9146" w14:textId="77777777" w:rsidR="004708DB" w:rsidRPr="00D43589" w:rsidDel="0050515A" w:rsidRDefault="004708DB" w:rsidP="00AD1B1B">
      <w:pPr>
        <w:spacing w:after="0" w:line="240" w:lineRule="auto"/>
        <w:jc w:val="both"/>
        <w:rPr>
          <w:del w:id="162" w:author="AMANDA" w:date="2026-10-14T20:40:00Z"/>
          <w:rFonts w:ascii="Times New Roman" w:hAnsi="Times New Roman" w:cs="Times New Roman"/>
          <w:b/>
          <w:color w:val="000000" w:themeColor="text1"/>
          <w:sz w:val="24"/>
          <w:szCs w:val="24"/>
          <w:rPrChange w:id="163" w:author="Isabella" w:date="2026-10-06T20:20:00Z">
            <w:rPr>
              <w:del w:id="164" w:author="AMANDA" w:date="2026-10-14T20:40:00Z"/>
              <w:rFonts w:ascii="Times New Roman" w:hAnsi="Times New Roman" w:cs="Times New Roman"/>
              <w:b/>
              <w:sz w:val="24"/>
              <w:szCs w:val="24"/>
            </w:rPr>
          </w:rPrChange>
        </w:rPr>
      </w:pPr>
    </w:p>
    <w:p w14:paraId="02C810A3" w14:textId="77777777" w:rsidR="00C259E1" w:rsidRPr="00D43589" w:rsidRDefault="00C259E1" w:rsidP="00AD1B1B">
      <w:pPr>
        <w:spacing w:after="0" w:line="240" w:lineRule="auto"/>
        <w:jc w:val="both"/>
        <w:rPr>
          <w:rFonts w:ascii="Times New Roman" w:hAnsi="Times New Roman" w:cs="Times New Roman"/>
          <w:b/>
          <w:color w:val="000000" w:themeColor="text1"/>
          <w:sz w:val="24"/>
          <w:szCs w:val="24"/>
          <w:rPrChange w:id="165" w:author="Isabella" w:date="2026-10-06T20:20:00Z">
            <w:rPr>
              <w:rFonts w:ascii="Times New Roman" w:hAnsi="Times New Roman" w:cs="Times New Roman"/>
              <w:b/>
              <w:sz w:val="24"/>
              <w:szCs w:val="24"/>
            </w:rPr>
          </w:rPrChange>
        </w:rPr>
      </w:pPr>
    </w:p>
    <w:p w14:paraId="5032E766" w14:textId="77777777" w:rsidR="007641CF" w:rsidRPr="00D43589" w:rsidRDefault="007641CF" w:rsidP="00AD1B1B">
      <w:pPr>
        <w:spacing w:after="0" w:line="240" w:lineRule="auto"/>
        <w:jc w:val="both"/>
        <w:rPr>
          <w:rFonts w:ascii="Times New Roman" w:hAnsi="Times New Roman" w:cs="Times New Roman"/>
          <w:b/>
          <w:color w:val="000000" w:themeColor="text1"/>
          <w:sz w:val="24"/>
          <w:szCs w:val="24"/>
          <w:rPrChange w:id="166" w:author="Isabella" w:date="2026-10-06T20:20:00Z">
            <w:rPr>
              <w:rFonts w:ascii="Times New Roman" w:hAnsi="Times New Roman" w:cs="Times New Roman"/>
              <w:b/>
              <w:sz w:val="24"/>
              <w:szCs w:val="24"/>
            </w:rPr>
          </w:rPrChange>
        </w:rPr>
      </w:pPr>
      <w:commentRangeStart w:id="167"/>
      <w:r w:rsidRPr="00D43589">
        <w:rPr>
          <w:rFonts w:ascii="Times New Roman" w:hAnsi="Times New Roman" w:cs="Times New Roman"/>
          <w:b/>
          <w:color w:val="000000" w:themeColor="text1"/>
          <w:sz w:val="24"/>
          <w:szCs w:val="24"/>
          <w:rPrChange w:id="168" w:author="Isabella" w:date="2026-10-06T20:20:00Z">
            <w:rPr>
              <w:rFonts w:ascii="Times New Roman" w:hAnsi="Times New Roman" w:cs="Times New Roman"/>
              <w:b/>
              <w:sz w:val="24"/>
              <w:szCs w:val="24"/>
            </w:rPr>
          </w:rPrChange>
        </w:rPr>
        <w:t>REFERÊNCIA</w:t>
      </w:r>
      <w:r w:rsidR="00E1616A" w:rsidRPr="00D43589">
        <w:rPr>
          <w:rFonts w:ascii="Times New Roman" w:hAnsi="Times New Roman" w:cs="Times New Roman"/>
          <w:b/>
          <w:color w:val="000000" w:themeColor="text1"/>
          <w:sz w:val="24"/>
          <w:szCs w:val="24"/>
          <w:rPrChange w:id="169" w:author="Isabella" w:date="2026-10-06T20:20:00Z">
            <w:rPr>
              <w:rFonts w:ascii="Times New Roman" w:hAnsi="Times New Roman" w:cs="Times New Roman"/>
              <w:b/>
              <w:sz w:val="24"/>
              <w:szCs w:val="24"/>
            </w:rPr>
          </w:rPrChange>
        </w:rPr>
        <w:t>S</w:t>
      </w:r>
      <w:commentRangeEnd w:id="167"/>
      <w:r w:rsidR="000656E9" w:rsidRPr="00D43589">
        <w:rPr>
          <w:b/>
          <w:color w:val="000000" w:themeColor="text1"/>
          <w:sz w:val="24"/>
          <w:szCs w:val="24"/>
          <w:rPrChange w:id="170" w:author="Isabella" w:date="2026-10-06T20:20:00Z">
            <w:rPr>
              <w:b/>
              <w:sz w:val="24"/>
              <w:szCs w:val="24"/>
            </w:rPr>
          </w:rPrChange>
        </w:rPr>
        <w:commentReference w:id="167"/>
      </w:r>
    </w:p>
    <w:p w14:paraId="4BE41803" w14:textId="498DBD13" w:rsidR="00A93D78" w:rsidRPr="00D43589" w:rsidRDefault="00A93D78" w:rsidP="00C708FD">
      <w:pPr>
        <w:spacing w:before="200" w:line="240" w:lineRule="auto"/>
        <w:rPr>
          <w:rFonts w:ascii="Times New Roman" w:hAnsi="Times New Roman" w:cs="Times New Roman"/>
          <w:color w:val="000000" w:themeColor="text1"/>
          <w:sz w:val="24"/>
          <w:szCs w:val="24"/>
          <w:rPrChange w:id="171" w:author="Isabella" w:date="2026-10-06T20:20:00Z">
            <w:rPr>
              <w:rFonts w:ascii="Times New Roman" w:hAnsi="Times New Roman" w:cs="Times New Roman"/>
              <w:sz w:val="24"/>
              <w:szCs w:val="24"/>
            </w:rPr>
          </w:rPrChange>
        </w:rPr>
      </w:pPr>
      <w:r w:rsidRPr="00D43589">
        <w:rPr>
          <w:rFonts w:ascii="Times New Roman" w:hAnsi="Times New Roman"/>
          <w:color w:val="000000" w:themeColor="text1"/>
          <w:sz w:val="24"/>
          <w:rPrChange w:id="172" w:author="Isabella" w:date="2026-10-06T20:20:00Z">
            <w:rPr>
              <w:rFonts w:ascii="Times New Roman" w:hAnsi="Times New Roman"/>
              <w:color w:val="1F4E79"/>
              <w:sz w:val="24"/>
            </w:rPr>
          </w:rPrChange>
        </w:rPr>
        <w:t>[</w:t>
      </w:r>
      <w:ins w:id="173" w:author="AMANDA" w:date="2026-10-14T20:38:00Z">
        <w:r w:rsidR="0050515A" w:rsidRPr="0050515A">
          <w:rPr>
            <w:rFonts w:ascii="Times New Roman" w:hAnsi="Times New Roman"/>
            <w:b/>
            <w:bCs/>
            <w:color w:val="000000" w:themeColor="text1"/>
            <w:sz w:val="24"/>
          </w:rPr>
          <w:t>CAROLINE, T. et al.</w:t>
        </w:r>
        <w:r w:rsidR="0050515A" w:rsidRPr="0050515A">
          <w:rPr>
            <w:rFonts w:ascii="Times New Roman" w:hAnsi="Times New Roman"/>
            <w:color w:val="000000" w:themeColor="text1"/>
            <w:sz w:val="24"/>
          </w:rPr>
          <w:t xml:space="preserve"> Competências em informação e possibilidades digitais para atuação em ambientes digitais. </w:t>
        </w:r>
        <w:r w:rsidR="0050515A" w:rsidRPr="0050515A">
          <w:rPr>
            <w:rFonts w:ascii="Times New Roman" w:hAnsi="Times New Roman"/>
            <w:i/>
            <w:iCs/>
            <w:color w:val="000000" w:themeColor="text1"/>
            <w:sz w:val="24"/>
          </w:rPr>
          <w:t xml:space="preserve">Perspectivas em Ciência da </w:t>
        </w:r>
        <w:proofErr w:type="gramStart"/>
        <w:r w:rsidR="0050515A" w:rsidRPr="0050515A">
          <w:rPr>
            <w:rFonts w:ascii="Times New Roman" w:hAnsi="Times New Roman"/>
            <w:i/>
            <w:iCs/>
            <w:color w:val="000000" w:themeColor="text1"/>
            <w:sz w:val="24"/>
          </w:rPr>
          <w:t>Informação</w:t>
        </w:r>
        <w:r w:rsidR="0050515A" w:rsidRPr="0050515A">
          <w:rPr>
            <w:rFonts w:ascii="Times New Roman" w:hAnsi="Times New Roman"/>
            <w:color w:val="000000" w:themeColor="text1"/>
            <w:sz w:val="24"/>
          </w:rPr>
          <w:t xml:space="preserve"> ,</w:t>
        </w:r>
        <w:proofErr w:type="gramEnd"/>
        <w:r w:rsidR="0050515A" w:rsidRPr="0050515A">
          <w:rPr>
            <w:rFonts w:ascii="Times New Roman" w:hAnsi="Times New Roman"/>
            <w:color w:val="000000" w:themeColor="text1"/>
            <w:sz w:val="24"/>
          </w:rPr>
          <w:t xml:space="preserve"> Belo Horizonte, v. 29, 2024.</w:t>
        </w:r>
        <w:r w:rsidR="0050515A">
          <w:rPr>
            <w:rFonts w:ascii="Times New Roman" w:hAnsi="Times New Roman"/>
            <w:color w:val="000000" w:themeColor="text1"/>
            <w:sz w:val="24"/>
          </w:rPr>
          <w:t>]</w:t>
        </w:r>
      </w:ins>
      <w:del w:id="174" w:author="AMANDA" w:date="2026-10-14T20:34:00Z">
        <w:r w:rsidRPr="00D43589" w:rsidDel="00FE3F4D">
          <w:rPr>
            <w:rFonts w:ascii="Times New Roman" w:hAnsi="Times New Roman"/>
            <w:color w:val="000000" w:themeColor="text1"/>
            <w:sz w:val="24"/>
            <w:rPrChange w:id="175" w:author="Isabella" w:date="2026-10-06T20:20:00Z">
              <w:rPr>
                <w:rFonts w:ascii="Times New Roman" w:hAnsi="Times New Roman"/>
                <w:color w:val="1F4E79"/>
                <w:sz w:val="24"/>
              </w:rPr>
            </w:rPrChange>
          </w:rPr>
          <w:delText>COLE AQUI A PRIMEIRA REFERÊNCIA CITADA, EM ORDEM ALFABÉTICA E NO PADRÃO EXIGIDO</w:delText>
        </w:r>
      </w:del>
      <w:del w:id="176" w:author="AMANDA" w:date="2026-10-14T20:37:00Z">
        <w:r w:rsidRPr="00D43589" w:rsidDel="00FE3F4D">
          <w:rPr>
            <w:rFonts w:ascii="Times New Roman" w:hAnsi="Times New Roman"/>
            <w:color w:val="000000" w:themeColor="text1"/>
            <w:sz w:val="24"/>
            <w:rPrChange w:id="177" w:author="Isabella" w:date="2026-10-06T20:20:00Z">
              <w:rPr>
                <w:rFonts w:ascii="Times New Roman" w:hAnsi="Times New Roman"/>
                <w:color w:val="1F4E79"/>
                <w:sz w:val="24"/>
              </w:rPr>
            </w:rPrChange>
          </w:rPr>
          <w:delText>]</w:delText>
        </w:r>
      </w:del>
    </w:p>
    <w:p w14:paraId="08AE1F5A" w14:textId="0FE079E8" w:rsidR="00FE3F4D" w:rsidRDefault="00C708FD" w:rsidP="00FE3F4D">
      <w:pPr>
        <w:pStyle w:val="NormalWeb"/>
        <w:rPr>
          <w:ins w:id="178" w:author="AMANDA" w:date="2026-10-14T20:34:00Z"/>
        </w:rPr>
      </w:pPr>
      <w:r w:rsidRPr="00D43589">
        <w:rPr>
          <w:color w:val="000000" w:themeColor="text1"/>
          <w:rPrChange w:id="179" w:author="Isabella" w:date="2026-10-06T20:20:00Z">
            <w:rPr>
              <w:color w:val="1F4E79"/>
            </w:rPr>
          </w:rPrChange>
        </w:rPr>
        <w:t>[</w:t>
      </w:r>
      <w:ins w:id="180" w:author="AMANDA" w:date="2026-10-14T20:38:00Z">
        <w:r w:rsidR="0050515A" w:rsidRPr="0050515A">
          <w:rPr>
            <w:color w:val="000000" w:themeColor="text1"/>
          </w:rPr>
          <w:t xml:space="preserve">DE MARCO, S. et al. Desempregados e esgotados: desigualdade digital e acesso online ao mercado de trabalho. Social </w:t>
        </w:r>
        <w:proofErr w:type="spellStart"/>
        <w:proofErr w:type="gramStart"/>
        <w:r w:rsidR="0050515A" w:rsidRPr="0050515A">
          <w:rPr>
            <w:color w:val="000000" w:themeColor="text1"/>
          </w:rPr>
          <w:t>Inclusion</w:t>
        </w:r>
        <w:proofErr w:type="spellEnd"/>
        <w:r w:rsidR="0050515A" w:rsidRPr="0050515A">
          <w:rPr>
            <w:color w:val="000000" w:themeColor="text1"/>
          </w:rPr>
          <w:t xml:space="preserve"> ,</w:t>
        </w:r>
        <w:proofErr w:type="gramEnd"/>
        <w:r w:rsidR="0050515A" w:rsidRPr="0050515A">
          <w:rPr>
            <w:color w:val="000000" w:themeColor="text1"/>
          </w:rPr>
          <w:t xml:space="preserve"> v. 11, n. 4, p. 184–197, 2023. DOI: 10.17645/</w:t>
        </w:r>
        <w:proofErr w:type="gramStart"/>
        <w:r w:rsidR="0050515A" w:rsidRPr="0050515A">
          <w:rPr>
            <w:color w:val="000000" w:themeColor="text1"/>
          </w:rPr>
          <w:t>si.v</w:t>
        </w:r>
        <w:proofErr w:type="gramEnd"/>
        <w:r w:rsidR="0050515A" w:rsidRPr="0050515A">
          <w:rPr>
            <w:color w:val="000000" w:themeColor="text1"/>
          </w:rPr>
          <w:t>11i4.7017</w:t>
        </w:r>
        <w:r w:rsidR="0050515A">
          <w:rPr>
            <w:color w:val="000000" w:themeColor="text1"/>
          </w:rPr>
          <w:t>]</w:t>
        </w:r>
      </w:ins>
      <w:ins w:id="181" w:author="AMANDA" w:date="2026-10-14T20:34:00Z">
        <w:r w:rsidR="00FE3F4D">
          <w:t xml:space="preserve"> </w:t>
        </w:r>
      </w:ins>
    </w:p>
    <w:p w14:paraId="087A0169" w14:textId="7B5D0534" w:rsidR="00C708FD" w:rsidRPr="00FE3F4D" w:rsidRDefault="0050515A" w:rsidP="00FE3F4D">
      <w:pPr>
        <w:pStyle w:val="NormalWeb"/>
        <w:rPr>
          <w:rPrChange w:id="182" w:author="AMANDA" w:date="2026-10-14T20:35:00Z">
            <w:rPr>
              <w:rFonts w:ascii="Times New Roman" w:hAnsi="Times New Roman" w:cs="Times New Roman"/>
              <w:sz w:val="24"/>
              <w:szCs w:val="24"/>
            </w:rPr>
          </w:rPrChange>
        </w:rPr>
        <w:pPrChange w:id="183" w:author="AMANDA" w:date="2026-10-14T20:35:00Z">
          <w:pPr>
            <w:spacing w:before="200" w:line="240" w:lineRule="auto"/>
          </w:pPr>
        </w:pPrChange>
      </w:pPr>
      <w:ins w:id="184" w:author="AMANDA" w:date="2026-10-14T20:38:00Z">
        <w:r>
          <w:t>[</w:t>
        </w:r>
        <w:r w:rsidRPr="0050515A">
          <w:t xml:space="preserve">DUMONT, G.; DE MARCO, S.; HELSPER, EJ. Desânimo na busca de emprego online: como as plataformas de emprego e a exclusão digital moldam a experiência de candidatos a emprego pouco qualificados? New Technology, </w:t>
        </w:r>
        <w:proofErr w:type="spellStart"/>
        <w:r w:rsidRPr="0050515A">
          <w:t>Work</w:t>
        </w:r>
        <w:proofErr w:type="spellEnd"/>
        <w:r w:rsidRPr="0050515A">
          <w:t xml:space="preserve"> </w:t>
        </w:r>
        <w:proofErr w:type="spellStart"/>
        <w:r w:rsidRPr="0050515A">
          <w:t>and</w:t>
        </w:r>
        <w:proofErr w:type="spellEnd"/>
        <w:r w:rsidRPr="0050515A">
          <w:t xml:space="preserve"> </w:t>
        </w:r>
        <w:proofErr w:type="spellStart"/>
        <w:proofErr w:type="gramStart"/>
        <w:r w:rsidRPr="0050515A">
          <w:t>Employment</w:t>
        </w:r>
        <w:proofErr w:type="spellEnd"/>
        <w:r w:rsidRPr="0050515A">
          <w:t xml:space="preserve"> ,</w:t>
        </w:r>
        <w:proofErr w:type="gramEnd"/>
        <w:r w:rsidRPr="0050515A">
          <w:t xml:space="preserve"> v. 39, n. 1, p. 89–108, 2024. DOI: 10.1111/ntwe.12279</w:t>
        </w:r>
        <w:r>
          <w:t>]</w:t>
        </w:r>
      </w:ins>
      <w:del w:id="185" w:author="AMANDA" w:date="2026-10-14T20:34:00Z">
        <w:r w:rsidR="00C708FD" w:rsidRPr="00D43589" w:rsidDel="00FE3F4D">
          <w:rPr>
            <w:color w:val="000000" w:themeColor="text1"/>
            <w:rPrChange w:id="186" w:author="Isabella" w:date="2026-10-06T20:20:00Z">
              <w:rPr>
                <w:rFonts w:ascii="Times New Roman" w:hAnsi="Times New Roman"/>
                <w:color w:val="1F4E79"/>
                <w:sz w:val="24"/>
              </w:rPr>
            </w:rPrChange>
          </w:rPr>
          <w:delText>COLE AQUI AS DEMAIS REFERÊNCIAS, UMA POR PARÁGRAFO. DUPLIQUE ESTA LINHA QUANDO NECESSÁRIO</w:delText>
        </w:r>
      </w:del>
      <w:del w:id="187" w:author="AMANDA" w:date="2026-10-14T20:38:00Z">
        <w:r w:rsidR="00C708FD" w:rsidRPr="00D43589" w:rsidDel="0050515A">
          <w:rPr>
            <w:color w:val="000000" w:themeColor="text1"/>
            <w:rPrChange w:id="188" w:author="Isabella" w:date="2026-10-06T20:20:00Z">
              <w:rPr>
                <w:rFonts w:ascii="Times New Roman" w:hAnsi="Times New Roman"/>
                <w:color w:val="1F4E79"/>
                <w:sz w:val="24"/>
              </w:rPr>
            </w:rPrChange>
          </w:rPr>
          <w:delText>]</w:delText>
        </w:r>
      </w:del>
    </w:p>
    <w:sectPr w:rsidR="00C708FD" w:rsidRPr="00FE3F4D">
      <w:headerReference w:type="default" r:id="rId11"/>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7" w:author="ANDRÉA" w:date="2022-03-18T13:35:00Z" w:initials="A">
    <w:p w14:paraId="4B94D636" w14:textId="77777777" w:rsidR="001736FF" w:rsidRDefault="001736FF">
      <w:pPr>
        <w:pStyle w:val="Textodecomentrio"/>
      </w:pPr>
      <w:r>
        <w:rPr>
          <w:rStyle w:val="Refdecomentrio"/>
        </w:rPr>
        <w:annotationRef/>
      </w:r>
      <w:r>
        <w:t>Espaçamento simples entre o nome dos alunos e do orientador. Espaçamento simples entre o nome e o e-mail (deve-se usar o da Instituição). Times New Roman. Tamanho 12. A Direita. Com inserção de nota de rodapé (menu referência/inserir nota de rodapé). Formatação de nota de rodapé: Espaçamento simples entre as notas. No máximo duas linhas para o orientador. Times New Roman. Tamanho 8. A esquerda.</w:t>
      </w:r>
    </w:p>
  </w:comment>
  <w:comment w:id="91" w:author="ANDRÉA" w:date="2021-09-03T12:53:00Z" w:initials="A">
    <w:p w14:paraId="27EAB0E2" w14:textId="77777777" w:rsidR="0030327C" w:rsidRDefault="0030327C" w:rsidP="00CD4A34">
      <w:pPr>
        <w:pStyle w:val="Textodecomentrio"/>
      </w:pPr>
      <w:r>
        <w:rPr>
          <w:rStyle w:val="Refdecomentrio"/>
        </w:rPr>
        <w:annotationRef/>
      </w:r>
      <w:r w:rsidR="00CD4A34">
        <w:t>Título do resumo: Times New Roman. Tamanho 14. Texto a esquerda. Negrito. Corpo do resumo: entre 600 a 700 palavras. Até 4700 caracteres contando os espaços em branco. Times New Roman. Tamanho 12. Texto Justificado. Sem recuo na 1ª linha. Espaçamento 1,5 entre linhas. Espaçamento (antes e depois) de parágrafo zerado (0). Resumo é texto corrido, sem subtítulos. Não é o resumo do artigo. Deve ser a mesma temática, mas com discussões diferenciadas do artigo.</w:t>
      </w:r>
    </w:p>
  </w:comment>
  <w:comment w:id="167" w:author="ANDRÉA" w:date="2022-03-18T14:03:00Z" w:initials="A">
    <w:p w14:paraId="71908AB7" w14:textId="68711667" w:rsidR="000656E9" w:rsidRPr="000656E9" w:rsidRDefault="000656E9" w:rsidP="000656E9">
      <w:pPr>
        <w:spacing w:before="200" w:line="240" w:lineRule="auto"/>
        <w:rPr>
          <w:rFonts w:ascii="Times New Roman" w:hAnsi="Times New Roman" w:cs="Times New Roman"/>
          <w:sz w:val="24"/>
          <w:szCs w:val="24"/>
        </w:rPr>
      </w:pPr>
      <w:r>
        <w:rPr>
          <w:rStyle w:val="Refdecomentrio"/>
        </w:rPr>
        <w:annotationRef/>
      </w:r>
      <w:r w:rsidR="00F341A9">
        <w:rPr>
          <w:rFonts w:ascii="Times New Roman" w:hAnsi="Times New Roman" w:cs="Times New Roman"/>
          <w:sz w:val="24"/>
          <w:szCs w:val="24"/>
        </w:rPr>
        <w:t xml:space="preserve">Somente referenciar o que foi utilizado na pesquisa/citação/no corpo do resumo. </w:t>
      </w:r>
      <w:r w:rsidRPr="0058428F">
        <w:rPr>
          <w:rFonts w:ascii="Times New Roman" w:hAnsi="Times New Roman" w:cs="Times New Roman"/>
          <w:sz w:val="24"/>
          <w:szCs w:val="24"/>
        </w:rPr>
        <w:t xml:space="preserve">Times New Roman. Tamanho 12. Texto </w:t>
      </w:r>
      <w:r>
        <w:rPr>
          <w:rFonts w:ascii="Times New Roman" w:hAnsi="Times New Roman" w:cs="Times New Roman"/>
          <w:sz w:val="24"/>
          <w:szCs w:val="24"/>
        </w:rPr>
        <w:t>a esquerda</w:t>
      </w:r>
      <w:r w:rsidRPr="0058428F">
        <w:rPr>
          <w:rFonts w:ascii="Times New Roman" w:hAnsi="Times New Roman" w:cs="Times New Roman"/>
          <w:sz w:val="24"/>
          <w:szCs w:val="24"/>
        </w:rPr>
        <w:t xml:space="preserve">.  </w:t>
      </w:r>
      <w:r>
        <w:rPr>
          <w:rFonts w:ascii="Times New Roman" w:hAnsi="Times New Roman" w:cs="Times New Roman"/>
          <w:sz w:val="24"/>
          <w:szCs w:val="24"/>
        </w:rPr>
        <w:t>Sem r</w:t>
      </w:r>
      <w:r w:rsidRPr="0058428F">
        <w:rPr>
          <w:rFonts w:ascii="Times New Roman" w:hAnsi="Times New Roman" w:cs="Times New Roman"/>
          <w:sz w:val="24"/>
          <w:szCs w:val="24"/>
        </w:rPr>
        <w:t>ecuo 1ª linha</w:t>
      </w:r>
      <w:r>
        <w:rPr>
          <w:rFonts w:ascii="Times New Roman" w:hAnsi="Times New Roman" w:cs="Times New Roman"/>
          <w:sz w:val="24"/>
          <w:szCs w:val="24"/>
        </w:rPr>
        <w:t xml:space="preserve">. </w:t>
      </w:r>
      <w:r w:rsidRPr="0058428F">
        <w:rPr>
          <w:rFonts w:ascii="Times New Roman" w:hAnsi="Times New Roman" w:cs="Times New Roman"/>
          <w:sz w:val="24"/>
          <w:szCs w:val="24"/>
        </w:rPr>
        <w:t xml:space="preserve">Espaçamento </w:t>
      </w:r>
      <w:r>
        <w:rPr>
          <w:rFonts w:ascii="Times New Roman" w:hAnsi="Times New Roman" w:cs="Times New Roman"/>
          <w:sz w:val="24"/>
          <w:szCs w:val="24"/>
        </w:rPr>
        <w:t xml:space="preserve">simples na referência. Em ordem alfabética. Espaçamento entre uma referência e outra (antes e depois) 10 pontos. No formato ABNT*. </w:t>
      </w:r>
      <w:r w:rsidR="006E11E9">
        <w:rPr>
          <w:rFonts w:ascii="Times New Roman" w:hAnsi="Times New Roman" w:cs="Times New Roman"/>
          <w:sz w:val="24"/>
          <w:szCs w:val="24"/>
        </w:rPr>
        <w:t xml:space="preserve">Referência, obrigatoriamente, artigos científicos e livros da biblioteca da instituição. </w:t>
      </w:r>
      <w:r>
        <w:rPr>
          <w:rFonts w:ascii="Times New Roman" w:hAnsi="Times New Roman" w:cs="Times New Roman"/>
          <w:sz w:val="24"/>
          <w:szCs w:val="24"/>
        </w:rPr>
        <w:t xml:space="preserve">Preferência para ano de edição: </w:t>
      </w:r>
      <w:r w:rsidR="006E11E9">
        <w:rPr>
          <w:rFonts w:ascii="Times New Roman" w:hAnsi="Times New Roman" w:cs="Times New Roman"/>
          <w:sz w:val="24"/>
          <w:szCs w:val="24"/>
        </w:rPr>
        <w:t>2019</w:t>
      </w:r>
      <w:r>
        <w:rPr>
          <w:rFonts w:ascii="Times New Roman" w:hAnsi="Times New Roman" w:cs="Times New Roman"/>
          <w:sz w:val="24"/>
          <w:szCs w:val="24"/>
        </w:rPr>
        <w:t xml:space="preserve"> em diante.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B94D636" w15:done="0"/>
  <w15:commentEx w15:paraId="27EAB0E2" w15:done="0"/>
  <w15:commentEx w15:paraId="71908AB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B94D636" w16cid:durableId="2E6FC492"/>
  <w16cid:commentId w16cid:paraId="27EAB0E2" w16cid:durableId="2E6FC493"/>
  <w16cid:commentId w16cid:paraId="71908AB7" w16cid:durableId="2E6FC49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2D8914" w14:textId="77777777" w:rsidR="00E532F9" w:rsidRDefault="00E532F9" w:rsidP="00FC70D8">
      <w:pPr>
        <w:spacing w:after="0" w:line="240" w:lineRule="auto"/>
      </w:pPr>
      <w:r>
        <w:separator/>
      </w:r>
    </w:p>
  </w:endnote>
  <w:endnote w:type="continuationSeparator" w:id="0">
    <w:p w14:paraId="613982A5" w14:textId="77777777" w:rsidR="00E532F9" w:rsidRDefault="00E532F9" w:rsidP="00FC70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373EEB" w14:textId="77777777" w:rsidR="00E532F9" w:rsidRDefault="00E532F9" w:rsidP="00FC70D8">
      <w:pPr>
        <w:spacing w:after="0" w:line="240" w:lineRule="auto"/>
      </w:pPr>
      <w:r>
        <w:separator/>
      </w:r>
    </w:p>
  </w:footnote>
  <w:footnote w:type="continuationSeparator" w:id="0">
    <w:p w14:paraId="6F11BCFD" w14:textId="77777777" w:rsidR="00E532F9" w:rsidRDefault="00E532F9" w:rsidP="00FC70D8">
      <w:pPr>
        <w:spacing w:after="0" w:line="240" w:lineRule="auto"/>
      </w:pPr>
      <w:r>
        <w:continuationSeparator/>
      </w:r>
    </w:p>
  </w:footnote>
  <w:footnote w:id="1">
    <w:p w14:paraId="5A37C5F8" w14:textId="0A6924B8" w:rsidR="0072291A" w:rsidRPr="006D5DF8" w:rsidRDefault="0072291A" w:rsidP="0072291A">
      <w:pPr>
        <w:pStyle w:val="Textodenotaderodap"/>
        <w:rPr>
          <w:rStyle w:val="Refdenotaderodap"/>
          <w:rFonts w:ascii="Times New Roman" w:hAnsi="Times New Roman" w:cs="Times New Roman"/>
          <w:sz w:val="16"/>
          <w:szCs w:val="16"/>
        </w:rPr>
      </w:pPr>
      <w:r w:rsidRPr="006D5DF8">
        <w:rPr>
          <w:rFonts w:ascii="Times New Roman" w:hAnsi="Times New Roman" w:cs="Times New Roman"/>
          <w:sz w:val="16"/>
          <w:szCs w:val="16"/>
          <w:vertAlign w:val="superscript"/>
          <w:rPrChange w:id="16" w:author="Isabella" w:date="2026-10-06T19:10:00Z">
            <w:rPr>
              <w:color w:val="FF0000"/>
              <w:vertAlign w:val="superscript"/>
            </w:rPr>
          </w:rPrChange>
        </w:rPr>
        <w:footnoteRef/>
      </w:r>
      <w:r w:rsidRPr="006D5DF8">
        <w:rPr>
          <w:rFonts w:ascii="Times New Roman" w:hAnsi="Times New Roman" w:cs="Times New Roman"/>
          <w:sz w:val="16"/>
          <w:szCs w:val="16"/>
          <w:rPrChange w:id="17" w:author="Isabella" w:date="2026-10-06T19:10:00Z">
            <w:rPr>
              <w:color w:val="FF0000"/>
            </w:rPr>
          </w:rPrChange>
        </w:rPr>
        <w:t xml:space="preserve"> </w:t>
      </w:r>
      <w:ins w:id="18" w:author="Isabella" w:date="2026-10-06T19:06:00Z">
        <w:r w:rsidR="006D5DF8" w:rsidRPr="006D5DF8">
          <w:rPr>
            <w:rFonts w:ascii="Times New Roman" w:hAnsi="Times New Roman" w:cs="Times New Roman"/>
            <w:sz w:val="16"/>
            <w:szCs w:val="16"/>
            <w:rPrChange w:id="19" w:author="Isabella" w:date="2026-10-06T19:10:00Z">
              <w:rPr>
                <w:color w:val="FF0000"/>
              </w:rPr>
            </w:rPrChange>
          </w:rPr>
          <w:t>isousa@brazcubas.edu.br</w:t>
        </w:r>
      </w:ins>
      <w:del w:id="20" w:author="Isabella" w:date="2026-10-06T19:06:00Z">
        <w:r w:rsidRPr="006D5DF8" w:rsidDel="006D5DF8">
          <w:rPr>
            <w:rFonts w:ascii="Times New Roman" w:hAnsi="Times New Roman" w:cs="Times New Roman"/>
            <w:sz w:val="16"/>
            <w:szCs w:val="16"/>
            <w:rPrChange w:id="21" w:author="Isabella" w:date="2026-10-06T19:10:00Z">
              <w:rPr>
                <w:color w:val="FF0000"/>
              </w:rPr>
            </w:rPrChange>
          </w:rPr>
          <w:delText>E-mai</w:delText>
        </w:r>
        <w:r w:rsidR="00370E91" w:rsidRPr="006D5DF8" w:rsidDel="006D5DF8">
          <w:rPr>
            <w:rFonts w:ascii="Times New Roman" w:hAnsi="Times New Roman" w:cs="Times New Roman"/>
            <w:sz w:val="16"/>
            <w:szCs w:val="16"/>
            <w:rPrChange w:id="22" w:author="Isabella" w:date="2026-10-06T19:10:00Z">
              <w:rPr>
                <w:rFonts w:ascii="Times New Roman" w:hAnsi="Times New Roman" w:cs="Times New Roman"/>
                <w:color w:val="FF0000"/>
                <w:sz w:val="16"/>
                <w:szCs w:val="16"/>
              </w:rPr>
            </w:rPrChange>
          </w:rPr>
          <w:delText>l</w:delText>
        </w:r>
        <w:r w:rsidRPr="006D5DF8" w:rsidDel="006D5DF8">
          <w:rPr>
            <w:rFonts w:ascii="Times New Roman" w:hAnsi="Times New Roman" w:cs="Times New Roman"/>
            <w:sz w:val="16"/>
            <w:szCs w:val="16"/>
            <w:rPrChange w:id="23" w:author="Isabella" w:date="2026-10-06T19:10:00Z">
              <w:rPr>
                <w:color w:val="FF0000"/>
              </w:rPr>
            </w:rPrChange>
          </w:rPr>
          <w:delText xml:space="preserve"> institucional</w:delText>
        </w:r>
      </w:del>
      <w:del w:id="24" w:author="Isabella" w:date="2026-10-06T19:10:00Z">
        <w:r w:rsidRPr="006D5DF8" w:rsidDel="006D5DF8">
          <w:rPr>
            <w:rFonts w:ascii="Times New Roman" w:hAnsi="Times New Roman" w:cs="Times New Roman"/>
            <w:sz w:val="16"/>
            <w:szCs w:val="16"/>
            <w:rPrChange w:id="25" w:author="Isabella" w:date="2026-10-06T19:10:00Z">
              <w:rPr>
                <w:color w:val="FF0000"/>
              </w:rPr>
            </w:rPrChange>
          </w:rPr>
          <w:delText xml:space="preserve"> </w:delText>
        </w:r>
      </w:del>
      <w:del w:id="26" w:author="Isabella" w:date="2026-10-06T19:09:00Z">
        <w:r w:rsidRPr="006D5DF8" w:rsidDel="006D5DF8">
          <w:rPr>
            <w:rFonts w:ascii="Times New Roman" w:hAnsi="Times New Roman" w:cs="Times New Roman"/>
            <w:sz w:val="16"/>
            <w:szCs w:val="16"/>
            <w:rPrChange w:id="27" w:author="Isabella" w:date="2026-10-06T19:10:00Z">
              <w:rPr/>
            </w:rPrChange>
          </w:rPr>
          <w:delText>-</w:delText>
        </w:r>
      </w:del>
      <w:ins w:id="28" w:author="Isabella" w:date="2026-10-06T19:10:00Z">
        <w:r w:rsidR="006D5DF8" w:rsidRPr="006D5DF8">
          <w:rPr>
            <w:rFonts w:ascii="Times New Roman" w:hAnsi="Times New Roman" w:cs="Times New Roman"/>
            <w:sz w:val="16"/>
            <w:szCs w:val="16"/>
          </w:rPr>
          <w:t xml:space="preserve"> -</w:t>
        </w:r>
      </w:ins>
      <w:r w:rsidRPr="006D5DF8">
        <w:rPr>
          <w:rFonts w:ascii="Times New Roman" w:hAnsi="Times New Roman" w:cs="Times New Roman"/>
          <w:sz w:val="16"/>
          <w:szCs w:val="16"/>
          <w:rPrChange w:id="29" w:author="Isabella" w:date="2026-10-06T19:10:00Z">
            <w:rPr/>
          </w:rPrChange>
        </w:rPr>
        <w:t xml:space="preserve"> </w:t>
      </w:r>
      <w:del w:id="30" w:author="Isabella" w:date="2026-10-06T19:09:00Z">
        <w:r w:rsidRPr="006D5DF8" w:rsidDel="006D5DF8">
          <w:rPr>
            <w:rFonts w:ascii="Times New Roman" w:hAnsi="Times New Roman" w:cs="Times New Roman"/>
            <w:sz w:val="16"/>
            <w:szCs w:val="16"/>
          </w:rPr>
          <w:delText xml:space="preserve">Lattes </w:delText>
        </w:r>
      </w:del>
      <w:ins w:id="31" w:author="Isabella" w:date="2026-10-06T19:09:00Z">
        <w:r w:rsidR="006D5DF8" w:rsidRPr="006D5DF8">
          <w:rPr>
            <w:rFonts w:ascii="Times New Roman" w:hAnsi="Times New Roman" w:cs="Times New Roman"/>
            <w:sz w:val="16"/>
            <w:szCs w:val="16"/>
          </w:rPr>
          <w:t xml:space="preserve">ID Lattes: </w:t>
        </w:r>
        <w:r w:rsidR="006D5DF8" w:rsidRPr="006D5DF8">
          <w:rPr>
            <w:rFonts w:ascii="Times New Roman" w:hAnsi="Times New Roman" w:cs="Times New Roman"/>
            <w:sz w:val="16"/>
            <w:szCs w:val="16"/>
            <w:shd w:val="clear" w:color="auto" w:fill="FFFFFF"/>
            <w:rPrChange w:id="32" w:author="Isabella" w:date="2026-10-06T19:10:00Z">
              <w:rPr>
                <w:rFonts w:ascii="Tahoma" w:hAnsi="Tahoma" w:cs="Tahoma"/>
                <w:color w:val="326C99"/>
                <w:sz w:val="17"/>
                <w:szCs w:val="17"/>
                <w:shd w:val="clear" w:color="auto" w:fill="FFFFFF"/>
              </w:rPr>
            </w:rPrChange>
          </w:rPr>
          <w:t>4215441884581120</w:t>
        </w:r>
        <w:r w:rsidR="006D5DF8" w:rsidRPr="006D5DF8">
          <w:rPr>
            <w:rFonts w:ascii="Times New Roman" w:hAnsi="Times New Roman" w:cs="Times New Roman"/>
            <w:sz w:val="16"/>
            <w:szCs w:val="16"/>
          </w:rPr>
          <w:t xml:space="preserve"> </w:t>
        </w:r>
      </w:ins>
      <w:del w:id="33" w:author="Isabella" w:date="2026-10-06T19:09:00Z">
        <w:r w:rsidRPr="006D5DF8" w:rsidDel="006D5DF8">
          <w:rPr>
            <w:rFonts w:ascii="Times New Roman" w:hAnsi="Times New Roman" w:cs="Times New Roman"/>
            <w:sz w:val="16"/>
            <w:szCs w:val="16"/>
          </w:rPr>
          <w:delText>-</w:delText>
        </w:r>
      </w:del>
      <w:ins w:id="34" w:author="Isabella" w:date="2026-10-06T19:10:00Z">
        <w:r w:rsidR="006D5DF8" w:rsidRPr="006D5DF8">
          <w:rPr>
            <w:rFonts w:ascii="Times New Roman" w:hAnsi="Times New Roman" w:cs="Times New Roman"/>
            <w:sz w:val="16"/>
            <w:szCs w:val="16"/>
          </w:rPr>
          <w:t>-</w:t>
        </w:r>
      </w:ins>
      <w:r w:rsidRPr="006D5DF8">
        <w:rPr>
          <w:rFonts w:ascii="Times New Roman" w:hAnsi="Times New Roman" w:cs="Times New Roman"/>
          <w:sz w:val="16"/>
          <w:szCs w:val="16"/>
        </w:rPr>
        <w:t xml:space="preserve"> </w:t>
      </w:r>
      <w:del w:id="35" w:author="Isabella" w:date="2026-10-06T19:09:00Z">
        <w:r w:rsidRPr="006D5DF8" w:rsidDel="006D5DF8">
          <w:rPr>
            <w:rFonts w:ascii="Times New Roman" w:hAnsi="Times New Roman" w:cs="Times New Roman"/>
            <w:sz w:val="16"/>
            <w:szCs w:val="16"/>
          </w:rPr>
          <w:delText xml:space="preserve">ORCID - </w:delText>
        </w:r>
      </w:del>
      <w:r w:rsidRPr="006D5DF8">
        <w:rPr>
          <w:rFonts w:ascii="Times New Roman" w:hAnsi="Times New Roman" w:cs="Times New Roman"/>
          <w:sz w:val="16"/>
          <w:szCs w:val="16"/>
        </w:rPr>
        <w:t>Graduação</w:t>
      </w:r>
      <w:ins w:id="36" w:author="Isabella" w:date="2026-10-06T19:09:00Z">
        <w:r w:rsidR="006D5DF8" w:rsidRPr="006D5DF8">
          <w:rPr>
            <w:rFonts w:ascii="Times New Roman" w:hAnsi="Times New Roman" w:cs="Times New Roman"/>
            <w:sz w:val="16"/>
            <w:szCs w:val="16"/>
          </w:rPr>
          <w:t xml:space="preserve"> em Análise e Desenvolvimento de Sistemas</w:t>
        </w:r>
      </w:ins>
      <w:r w:rsidRPr="006D5DF8">
        <w:rPr>
          <w:rFonts w:ascii="Times New Roman" w:hAnsi="Times New Roman" w:cs="Times New Roman"/>
          <w:sz w:val="16"/>
          <w:szCs w:val="16"/>
        </w:rPr>
        <w:t xml:space="preserve"> </w:t>
      </w:r>
      <w:del w:id="37" w:author="Isabella" w:date="2026-10-06T19:10:00Z">
        <w:r w:rsidRPr="006D5DF8" w:rsidDel="006D5DF8">
          <w:rPr>
            <w:rFonts w:ascii="Times New Roman" w:hAnsi="Times New Roman" w:cs="Times New Roman"/>
            <w:sz w:val="16"/>
            <w:szCs w:val="16"/>
          </w:rPr>
          <w:delText>-</w:delText>
        </w:r>
      </w:del>
      <w:ins w:id="38" w:author="Isabella" w:date="2026-10-06T19:10:00Z">
        <w:r w:rsidR="006D5DF8" w:rsidRPr="006D5DF8">
          <w:rPr>
            <w:rFonts w:ascii="Times New Roman" w:hAnsi="Times New Roman" w:cs="Times New Roman"/>
            <w:sz w:val="16"/>
            <w:szCs w:val="16"/>
          </w:rPr>
          <w:t>-</w:t>
        </w:r>
      </w:ins>
      <w:r w:rsidRPr="006D5DF8">
        <w:rPr>
          <w:rFonts w:ascii="Times New Roman" w:hAnsi="Times New Roman" w:cs="Times New Roman"/>
          <w:sz w:val="16"/>
          <w:szCs w:val="16"/>
        </w:rPr>
        <w:t xml:space="preserve"> Especialização</w:t>
      </w:r>
      <w:ins w:id="39" w:author="Isabella" w:date="2026-10-06T19:10:00Z">
        <w:r w:rsidR="006D5DF8">
          <w:rPr>
            <w:rFonts w:ascii="Times New Roman" w:hAnsi="Times New Roman" w:cs="Times New Roman"/>
            <w:sz w:val="16"/>
            <w:szCs w:val="16"/>
          </w:rPr>
          <w:t xml:space="preserve"> em Algoritmos e Lógica de Programação</w:t>
        </w:r>
      </w:ins>
      <w:del w:id="40" w:author="Isabella" w:date="2026-10-06T19:10:00Z">
        <w:r w:rsidRPr="006D5DF8" w:rsidDel="006D5DF8">
          <w:rPr>
            <w:rFonts w:ascii="Times New Roman" w:hAnsi="Times New Roman" w:cs="Times New Roman"/>
            <w:sz w:val="16"/>
            <w:szCs w:val="16"/>
          </w:rPr>
          <w:delText xml:space="preserve"> - Mestrado - </w:delText>
        </w:r>
        <w:r w:rsidRPr="006D5DF8" w:rsidDel="006D5DF8">
          <w:rPr>
            <w:rFonts w:ascii="Times New Roman" w:hAnsi="Times New Roman" w:cs="Times New Roman"/>
            <w:sz w:val="16"/>
            <w:szCs w:val="16"/>
            <w:rPrChange w:id="41" w:author="Isabella" w:date="2026-10-06T19:09:00Z">
              <w:rPr/>
            </w:rPrChange>
          </w:rPr>
          <w:delText>Doutorado (máximo 2 linhas).</w:delText>
        </w:r>
      </w:del>
    </w:p>
  </w:footnote>
  <w:footnote w:id="2">
    <w:p w14:paraId="28B2AF9C" w14:textId="77777777" w:rsidR="00FC70D8" w:rsidRPr="006D5DF8" w:rsidRDefault="00FC70D8">
      <w:pPr>
        <w:pStyle w:val="Textodenotaderodap"/>
        <w:rPr>
          <w:rFonts w:ascii="Times New Roman" w:hAnsi="Times New Roman" w:cs="Times New Roman"/>
          <w:sz w:val="16"/>
          <w:szCs w:val="16"/>
        </w:rPr>
      </w:pPr>
      <w:r w:rsidRPr="006D5DF8">
        <w:rPr>
          <w:rStyle w:val="Refdenotaderodap"/>
          <w:rFonts w:ascii="Times New Roman" w:hAnsi="Times New Roman" w:cs="Times New Roman"/>
          <w:sz w:val="16"/>
          <w:szCs w:val="16"/>
        </w:rPr>
        <w:footnoteRef/>
      </w:r>
      <w:r w:rsidRPr="006D5DF8">
        <w:rPr>
          <w:rFonts w:ascii="Times New Roman" w:hAnsi="Times New Roman" w:cs="Times New Roman"/>
          <w:sz w:val="16"/>
          <w:szCs w:val="16"/>
        </w:rPr>
        <w:t xml:space="preserve"> </w:t>
      </w:r>
      <w:r w:rsidRPr="006D5DF8">
        <w:rPr>
          <w:rFonts w:ascii="Times New Roman" w:hAnsi="Times New Roman" w:cs="Times New Roman"/>
          <w:sz w:val="16"/>
          <w:szCs w:val="16"/>
          <w:rPrChange w:id="53" w:author="Isabella" w:date="2026-10-06T19:09:00Z">
            <w:rPr>
              <w:rFonts w:ascii="Times New Roman" w:hAnsi="Times New Roman" w:cs="Times New Roman"/>
              <w:color w:val="FF0000"/>
              <w:sz w:val="16"/>
              <w:szCs w:val="16"/>
            </w:rPr>
          </w:rPrChange>
        </w:rPr>
        <w:t>e-mail</w:t>
      </w:r>
      <w:r w:rsidR="00595417" w:rsidRPr="006D5DF8">
        <w:rPr>
          <w:rFonts w:ascii="Times New Roman" w:hAnsi="Times New Roman" w:cs="Times New Roman"/>
          <w:sz w:val="16"/>
          <w:szCs w:val="16"/>
          <w:rPrChange w:id="54" w:author="Isabella" w:date="2026-10-06T19:09:00Z">
            <w:rPr>
              <w:rFonts w:ascii="Times New Roman" w:hAnsi="Times New Roman" w:cs="Times New Roman"/>
              <w:color w:val="FF0000"/>
              <w:sz w:val="16"/>
              <w:szCs w:val="16"/>
            </w:rPr>
          </w:rPrChange>
        </w:rPr>
        <w:t xml:space="preserve"> </w:t>
      </w:r>
      <w:r w:rsidR="00595417" w:rsidRPr="006D5DF8">
        <w:rPr>
          <w:rFonts w:ascii="Times New Roman" w:hAnsi="Times New Roman" w:cs="Times New Roman"/>
          <w:sz w:val="16"/>
          <w:szCs w:val="16"/>
        </w:rPr>
        <w:t xml:space="preserve">- </w:t>
      </w:r>
      <w:r w:rsidR="00595417" w:rsidRPr="006D5DF8">
        <w:rPr>
          <w:rFonts w:ascii="Times New Roman" w:hAnsi="Times New Roman" w:cs="Times New Roman"/>
          <w:sz w:val="16"/>
          <w:szCs w:val="16"/>
          <w:rPrChange w:id="55" w:author="Isabella" w:date="2026-10-06T19:09:00Z">
            <w:rPr>
              <w:rFonts w:ascii="Times New Roman" w:hAnsi="Times New Roman" w:cs="Times New Roman"/>
              <w:color w:val="FF0000"/>
              <w:sz w:val="16"/>
              <w:szCs w:val="16"/>
            </w:rPr>
          </w:rPrChange>
        </w:rPr>
        <w:t xml:space="preserve">RGM </w:t>
      </w:r>
      <w:r w:rsidR="00595417" w:rsidRPr="006D5DF8">
        <w:rPr>
          <w:rFonts w:ascii="Times New Roman" w:hAnsi="Times New Roman" w:cs="Times New Roman"/>
          <w:sz w:val="16"/>
          <w:szCs w:val="16"/>
        </w:rPr>
        <w:t>- Centro Universitário Braz Cubas - Graduando em Análise e Desenvolvimento de Sistemas (</w:t>
      </w:r>
      <w:proofErr w:type="spellStart"/>
      <w:r w:rsidR="00595417" w:rsidRPr="006D5DF8">
        <w:rPr>
          <w:rFonts w:ascii="Times New Roman" w:hAnsi="Times New Roman" w:cs="Times New Roman"/>
          <w:sz w:val="16"/>
          <w:szCs w:val="16"/>
          <w:rPrChange w:id="56" w:author="Isabella" w:date="2026-10-06T19:09:00Z">
            <w:rPr>
              <w:rFonts w:ascii="Times New Roman" w:hAnsi="Times New Roman" w:cs="Times New Roman"/>
              <w:color w:val="FF0000"/>
              <w:sz w:val="16"/>
              <w:szCs w:val="16"/>
            </w:rPr>
          </w:rPrChange>
        </w:rPr>
        <w:t>x</w:t>
      </w:r>
      <w:r w:rsidR="00595417" w:rsidRPr="006D5DF8">
        <w:rPr>
          <w:rFonts w:ascii="Times New Roman" w:hAnsi="Times New Roman" w:cs="Times New Roman"/>
          <w:sz w:val="16"/>
          <w:szCs w:val="16"/>
        </w:rPr>
        <w:t>º</w:t>
      </w:r>
      <w:proofErr w:type="spellEnd"/>
      <w:r w:rsidR="00595417" w:rsidRPr="006D5DF8">
        <w:rPr>
          <w:rFonts w:ascii="Times New Roman" w:hAnsi="Times New Roman" w:cs="Times New Roman"/>
          <w:sz w:val="16"/>
          <w:szCs w:val="16"/>
        </w:rPr>
        <w:t xml:space="preserve"> semestre)</w:t>
      </w:r>
    </w:p>
  </w:footnote>
  <w:footnote w:id="3">
    <w:p w14:paraId="6A07B874" w14:textId="77777777" w:rsidR="00595417" w:rsidRPr="006D5DF8" w:rsidRDefault="00595417">
      <w:pPr>
        <w:pStyle w:val="Textodenotaderodap"/>
        <w:rPr>
          <w:rFonts w:ascii="Times New Roman" w:hAnsi="Times New Roman" w:cs="Times New Roman"/>
          <w:sz w:val="16"/>
          <w:szCs w:val="16"/>
        </w:rPr>
      </w:pPr>
      <w:r w:rsidRPr="006D5DF8">
        <w:rPr>
          <w:rStyle w:val="Refdenotaderodap"/>
          <w:rFonts w:ascii="Times New Roman" w:hAnsi="Times New Roman" w:cs="Times New Roman"/>
          <w:sz w:val="16"/>
          <w:szCs w:val="16"/>
        </w:rPr>
        <w:footnoteRef/>
      </w:r>
      <w:r w:rsidRPr="006D5DF8">
        <w:rPr>
          <w:rFonts w:ascii="Times New Roman" w:hAnsi="Times New Roman" w:cs="Times New Roman"/>
          <w:sz w:val="16"/>
          <w:szCs w:val="16"/>
        </w:rPr>
        <w:t xml:space="preserve"> </w:t>
      </w:r>
      <w:r w:rsidRPr="006D5DF8">
        <w:rPr>
          <w:rFonts w:ascii="Times New Roman" w:hAnsi="Times New Roman" w:cs="Times New Roman"/>
          <w:sz w:val="16"/>
          <w:szCs w:val="16"/>
          <w:rPrChange w:id="64" w:author="Isabella" w:date="2026-10-06T19:09:00Z">
            <w:rPr>
              <w:rFonts w:ascii="Times New Roman" w:hAnsi="Times New Roman" w:cs="Times New Roman"/>
              <w:color w:val="FF0000"/>
              <w:sz w:val="16"/>
              <w:szCs w:val="16"/>
            </w:rPr>
          </w:rPrChange>
        </w:rPr>
        <w:t xml:space="preserve">e-mail </w:t>
      </w:r>
      <w:r w:rsidRPr="006D5DF8">
        <w:rPr>
          <w:rFonts w:ascii="Times New Roman" w:hAnsi="Times New Roman" w:cs="Times New Roman"/>
          <w:sz w:val="16"/>
          <w:szCs w:val="16"/>
        </w:rPr>
        <w:t xml:space="preserve">- </w:t>
      </w:r>
      <w:r w:rsidRPr="006D5DF8">
        <w:rPr>
          <w:rFonts w:ascii="Times New Roman" w:hAnsi="Times New Roman" w:cs="Times New Roman"/>
          <w:sz w:val="16"/>
          <w:szCs w:val="16"/>
          <w:rPrChange w:id="65" w:author="Isabella" w:date="2026-10-06T19:09:00Z">
            <w:rPr>
              <w:rFonts w:ascii="Times New Roman" w:hAnsi="Times New Roman" w:cs="Times New Roman"/>
              <w:color w:val="FF0000"/>
              <w:sz w:val="16"/>
              <w:szCs w:val="16"/>
            </w:rPr>
          </w:rPrChange>
        </w:rPr>
        <w:t xml:space="preserve">RGM </w:t>
      </w:r>
      <w:r w:rsidRPr="006D5DF8">
        <w:rPr>
          <w:rFonts w:ascii="Times New Roman" w:hAnsi="Times New Roman" w:cs="Times New Roman"/>
          <w:sz w:val="16"/>
          <w:szCs w:val="16"/>
        </w:rPr>
        <w:t>- Centro Universitário Braz Cubas - Graduando em Análise e Desenvolvimento de Sistemas (</w:t>
      </w:r>
      <w:proofErr w:type="spellStart"/>
      <w:r w:rsidRPr="006D5DF8">
        <w:rPr>
          <w:rFonts w:ascii="Times New Roman" w:hAnsi="Times New Roman" w:cs="Times New Roman"/>
          <w:sz w:val="16"/>
          <w:szCs w:val="16"/>
          <w:rPrChange w:id="66" w:author="Isabella" w:date="2026-10-06T19:09:00Z">
            <w:rPr>
              <w:rFonts w:ascii="Times New Roman" w:hAnsi="Times New Roman" w:cs="Times New Roman"/>
              <w:color w:val="FF0000"/>
              <w:sz w:val="16"/>
              <w:szCs w:val="16"/>
            </w:rPr>
          </w:rPrChange>
        </w:rPr>
        <w:t>x</w:t>
      </w:r>
      <w:r w:rsidRPr="006D5DF8">
        <w:rPr>
          <w:rFonts w:ascii="Times New Roman" w:hAnsi="Times New Roman" w:cs="Times New Roman"/>
          <w:sz w:val="16"/>
          <w:szCs w:val="16"/>
        </w:rPr>
        <w:t>º</w:t>
      </w:r>
      <w:proofErr w:type="spellEnd"/>
      <w:r w:rsidRPr="006D5DF8">
        <w:rPr>
          <w:rFonts w:ascii="Times New Roman" w:hAnsi="Times New Roman" w:cs="Times New Roman"/>
          <w:sz w:val="16"/>
          <w:szCs w:val="16"/>
        </w:rPr>
        <w:t xml:space="preserve"> semestre)</w:t>
      </w:r>
    </w:p>
  </w:footnote>
  <w:footnote w:id="4">
    <w:p w14:paraId="453C309A" w14:textId="77777777" w:rsidR="00595417" w:rsidRPr="00595417" w:rsidRDefault="00595417">
      <w:pPr>
        <w:pStyle w:val="Textodenotaderodap"/>
        <w:rPr>
          <w:sz w:val="16"/>
          <w:szCs w:val="16"/>
        </w:rPr>
      </w:pPr>
      <w:r w:rsidRPr="006D5DF8">
        <w:rPr>
          <w:rStyle w:val="Refdenotaderodap"/>
          <w:rFonts w:ascii="Times New Roman" w:hAnsi="Times New Roman" w:cs="Times New Roman"/>
          <w:sz w:val="16"/>
          <w:szCs w:val="16"/>
        </w:rPr>
        <w:footnoteRef/>
      </w:r>
      <w:r w:rsidRPr="006D5DF8">
        <w:rPr>
          <w:rFonts w:ascii="Times New Roman" w:hAnsi="Times New Roman" w:cs="Times New Roman"/>
          <w:sz w:val="16"/>
          <w:szCs w:val="16"/>
        </w:rPr>
        <w:t xml:space="preserve"> </w:t>
      </w:r>
      <w:r w:rsidRPr="006D5DF8">
        <w:rPr>
          <w:rFonts w:ascii="Times New Roman" w:hAnsi="Times New Roman" w:cs="Times New Roman"/>
          <w:sz w:val="16"/>
          <w:szCs w:val="16"/>
          <w:rPrChange w:id="74" w:author="Isabella" w:date="2026-10-06T19:09:00Z">
            <w:rPr>
              <w:rFonts w:ascii="Times New Roman" w:hAnsi="Times New Roman" w:cs="Times New Roman"/>
              <w:color w:val="FF0000"/>
              <w:sz w:val="16"/>
              <w:szCs w:val="16"/>
            </w:rPr>
          </w:rPrChange>
        </w:rPr>
        <w:t xml:space="preserve">e-mail </w:t>
      </w:r>
      <w:r w:rsidRPr="006D5DF8">
        <w:rPr>
          <w:rFonts w:ascii="Times New Roman" w:hAnsi="Times New Roman" w:cs="Times New Roman"/>
          <w:sz w:val="16"/>
          <w:szCs w:val="16"/>
        </w:rPr>
        <w:t xml:space="preserve">- </w:t>
      </w:r>
      <w:r w:rsidRPr="006D5DF8">
        <w:rPr>
          <w:rFonts w:ascii="Times New Roman" w:hAnsi="Times New Roman" w:cs="Times New Roman"/>
          <w:sz w:val="16"/>
          <w:szCs w:val="16"/>
          <w:rPrChange w:id="75" w:author="Isabella" w:date="2026-10-06T19:09:00Z">
            <w:rPr>
              <w:rFonts w:ascii="Times New Roman" w:hAnsi="Times New Roman" w:cs="Times New Roman"/>
              <w:color w:val="FF0000"/>
              <w:sz w:val="16"/>
              <w:szCs w:val="16"/>
            </w:rPr>
          </w:rPrChange>
        </w:rPr>
        <w:t xml:space="preserve">RGM </w:t>
      </w:r>
      <w:r w:rsidRPr="006D5DF8">
        <w:rPr>
          <w:rFonts w:ascii="Times New Roman" w:hAnsi="Times New Roman" w:cs="Times New Roman"/>
          <w:sz w:val="16"/>
          <w:szCs w:val="16"/>
        </w:rPr>
        <w:t>- Centro Universitário Braz Cubas - Graduando em Análise e Desenvolvimento de Sistemas (</w:t>
      </w:r>
      <w:proofErr w:type="spellStart"/>
      <w:r w:rsidRPr="006D5DF8">
        <w:rPr>
          <w:rFonts w:ascii="Times New Roman" w:hAnsi="Times New Roman" w:cs="Times New Roman"/>
          <w:sz w:val="16"/>
          <w:szCs w:val="16"/>
          <w:rPrChange w:id="76" w:author="Isabella" w:date="2026-10-06T19:09:00Z">
            <w:rPr>
              <w:rFonts w:ascii="Times New Roman" w:hAnsi="Times New Roman" w:cs="Times New Roman"/>
              <w:color w:val="FF0000"/>
              <w:sz w:val="16"/>
              <w:szCs w:val="16"/>
            </w:rPr>
          </w:rPrChange>
        </w:rPr>
        <w:t>x</w:t>
      </w:r>
      <w:r w:rsidRPr="006D5DF8">
        <w:rPr>
          <w:rFonts w:ascii="Times New Roman" w:hAnsi="Times New Roman" w:cs="Times New Roman"/>
          <w:sz w:val="16"/>
          <w:szCs w:val="16"/>
        </w:rPr>
        <w:t>º</w:t>
      </w:r>
      <w:proofErr w:type="spellEnd"/>
      <w:r w:rsidRPr="006D5DF8">
        <w:rPr>
          <w:rFonts w:ascii="Times New Roman" w:hAnsi="Times New Roman" w:cs="Times New Roman"/>
          <w:sz w:val="16"/>
          <w:szCs w:val="16"/>
        </w:rPr>
        <w:t xml:space="preserve"> semestre)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DC464F" w14:textId="77777777" w:rsidR="007641CF" w:rsidRDefault="007641CF" w:rsidP="007641CF">
    <w:pPr>
      <w:pStyle w:val="Cabealho"/>
      <w:jc w:val="right"/>
    </w:pPr>
    <w:r>
      <w:rPr>
        <w:noProof/>
        <w:lang w:eastAsia="pt-BR"/>
      </w:rPr>
      <w:drawing>
        <wp:inline distT="0" distB="0" distL="0" distR="0" wp14:anchorId="164BEDE5" wp14:editId="79F229BA">
          <wp:extent cx="918782" cy="279400"/>
          <wp:effectExtent l="0" t="0" r="0" b="635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3372" cy="280796"/>
                  </a:xfrm>
                  <a:prstGeom prst="rect">
                    <a:avLst/>
                  </a:prstGeom>
                  <a:noFill/>
                  <a:ln>
                    <a:noFill/>
                  </a:ln>
                </pic:spPr>
              </pic:pic>
            </a:graphicData>
          </a:graphic>
        </wp:inline>
      </w:drawing>
    </w:r>
  </w:p>
  <w:p w14:paraId="638241E7" w14:textId="77777777" w:rsidR="007641CF" w:rsidRDefault="007641CF">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4D13EE"/>
    <w:multiLevelType w:val="multilevel"/>
    <w:tmpl w:val="67849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Isabella">
    <w15:presenceInfo w15:providerId="AD" w15:userId="S::isousa@pf.brazcubas.edu.br::54db16e1-b3c5-4b78-a2be-3bfe28968c17"/>
  </w15:person>
  <w15:person w15:author="AMANDA">
    <w15:presenceInfo w15:providerId="AD" w15:userId="S::amanda.jesus007@cs.brazcubas.edu.br::1c87366f-34c6-4d70-8c5b-50ddfe635e5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0D8"/>
    <w:rsid w:val="00013226"/>
    <w:rsid w:val="0001397A"/>
    <w:rsid w:val="00060B4B"/>
    <w:rsid w:val="000656E9"/>
    <w:rsid w:val="000819CF"/>
    <w:rsid w:val="00086742"/>
    <w:rsid w:val="00086F56"/>
    <w:rsid w:val="00092B78"/>
    <w:rsid w:val="000A2BBF"/>
    <w:rsid w:val="00167E78"/>
    <w:rsid w:val="001736FF"/>
    <w:rsid w:val="001E29AC"/>
    <w:rsid w:val="0024210A"/>
    <w:rsid w:val="00264E24"/>
    <w:rsid w:val="00271CA6"/>
    <w:rsid w:val="00291333"/>
    <w:rsid w:val="0030327C"/>
    <w:rsid w:val="00312DE8"/>
    <w:rsid w:val="00370E91"/>
    <w:rsid w:val="003A5BF3"/>
    <w:rsid w:val="003A6119"/>
    <w:rsid w:val="00413C9C"/>
    <w:rsid w:val="00432C91"/>
    <w:rsid w:val="004708DB"/>
    <w:rsid w:val="004D69C8"/>
    <w:rsid w:val="004E2226"/>
    <w:rsid w:val="004E37A2"/>
    <w:rsid w:val="004E6F9D"/>
    <w:rsid w:val="00501E27"/>
    <w:rsid w:val="0050515A"/>
    <w:rsid w:val="00567688"/>
    <w:rsid w:val="0058428F"/>
    <w:rsid w:val="005852F5"/>
    <w:rsid w:val="00595417"/>
    <w:rsid w:val="005C422F"/>
    <w:rsid w:val="00622EE0"/>
    <w:rsid w:val="00623E37"/>
    <w:rsid w:val="006D5DF8"/>
    <w:rsid w:val="006E11E9"/>
    <w:rsid w:val="006F1A2F"/>
    <w:rsid w:val="0072291A"/>
    <w:rsid w:val="007432CF"/>
    <w:rsid w:val="007641CF"/>
    <w:rsid w:val="007769ED"/>
    <w:rsid w:val="00802998"/>
    <w:rsid w:val="008525B0"/>
    <w:rsid w:val="008B4F7B"/>
    <w:rsid w:val="008D679D"/>
    <w:rsid w:val="00931D64"/>
    <w:rsid w:val="009529EC"/>
    <w:rsid w:val="00973471"/>
    <w:rsid w:val="009855E4"/>
    <w:rsid w:val="009B6A4D"/>
    <w:rsid w:val="009C17FE"/>
    <w:rsid w:val="009E7859"/>
    <w:rsid w:val="00A51101"/>
    <w:rsid w:val="00A70F89"/>
    <w:rsid w:val="00A866D7"/>
    <w:rsid w:val="00A93D78"/>
    <w:rsid w:val="00AD1B1B"/>
    <w:rsid w:val="00AE49E2"/>
    <w:rsid w:val="00AF01D1"/>
    <w:rsid w:val="00B1526F"/>
    <w:rsid w:val="00B2763F"/>
    <w:rsid w:val="00B2795B"/>
    <w:rsid w:val="00BB1BED"/>
    <w:rsid w:val="00BC1501"/>
    <w:rsid w:val="00C259E1"/>
    <w:rsid w:val="00C708FD"/>
    <w:rsid w:val="00CC7DDE"/>
    <w:rsid w:val="00CD4A34"/>
    <w:rsid w:val="00CF5578"/>
    <w:rsid w:val="00CF7C84"/>
    <w:rsid w:val="00D43589"/>
    <w:rsid w:val="00D716B8"/>
    <w:rsid w:val="00DC2717"/>
    <w:rsid w:val="00E13575"/>
    <w:rsid w:val="00E1616A"/>
    <w:rsid w:val="00E532F9"/>
    <w:rsid w:val="00E6025C"/>
    <w:rsid w:val="00E80D60"/>
    <w:rsid w:val="00E93B7B"/>
    <w:rsid w:val="00EA2D91"/>
    <w:rsid w:val="00EB3286"/>
    <w:rsid w:val="00EC68F0"/>
    <w:rsid w:val="00ED28C6"/>
    <w:rsid w:val="00F133D1"/>
    <w:rsid w:val="00F341A9"/>
    <w:rsid w:val="00F670B9"/>
    <w:rsid w:val="00F7244C"/>
    <w:rsid w:val="00F72D6C"/>
    <w:rsid w:val="00FB2246"/>
    <w:rsid w:val="00FC70D8"/>
    <w:rsid w:val="00FE3F4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664F6"/>
  <w15:docId w15:val="{1672F570-EC95-4C15-A544-084778DC5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FC70D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C70D8"/>
  </w:style>
  <w:style w:type="paragraph" w:styleId="Rodap">
    <w:name w:val="footer"/>
    <w:basedOn w:val="Normal"/>
    <w:link w:val="RodapChar"/>
    <w:uiPriority w:val="99"/>
    <w:unhideWhenUsed/>
    <w:rsid w:val="00FC70D8"/>
    <w:pPr>
      <w:tabs>
        <w:tab w:val="center" w:pos="4252"/>
        <w:tab w:val="right" w:pos="8504"/>
      </w:tabs>
      <w:spacing w:after="0" w:line="240" w:lineRule="auto"/>
    </w:pPr>
  </w:style>
  <w:style w:type="character" w:customStyle="1" w:styleId="RodapChar">
    <w:name w:val="Rodapé Char"/>
    <w:basedOn w:val="Fontepargpadro"/>
    <w:link w:val="Rodap"/>
    <w:uiPriority w:val="99"/>
    <w:rsid w:val="00FC70D8"/>
  </w:style>
  <w:style w:type="paragraph" w:styleId="Textodenotaderodap">
    <w:name w:val="footnote text"/>
    <w:basedOn w:val="Normal"/>
    <w:link w:val="TextodenotaderodapChar"/>
    <w:uiPriority w:val="99"/>
    <w:semiHidden/>
    <w:unhideWhenUsed/>
    <w:rsid w:val="00FC70D8"/>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FC70D8"/>
    <w:rPr>
      <w:sz w:val="20"/>
      <w:szCs w:val="20"/>
    </w:rPr>
  </w:style>
  <w:style w:type="character" w:styleId="Refdenotaderodap">
    <w:name w:val="footnote reference"/>
    <w:basedOn w:val="Fontepargpadro"/>
    <w:uiPriority w:val="99"/>
    <w:semiHidden/>
    <w:unhideWhenUsed/>
    <w:rsid w:val="00FC70D8"/>
    <w:rPr>
      <w:vertAlign w:val="superscript"/>
    </w:rPr>
  </w:style>
  <w:style w:type="character" w:styleId="Hyperlink">
    <w:name w:val="Hyperlink"/>
    <w:basedOn w:val="Fontepargpadro"/>
    <w:uiPriority w:val="99"/>
    <w:unhideWhenUsed/>
    <w:rsid w:val="00595417"/>
    <w:rPr>
      <w:color w:val="0000FF" w:themeColor="hyperlink"/>
      <w:u w:val="single"/>
    </w:rPr>
  </w:style>
  <w:style w:type="paragraph" w:styleId="Pr-formataoHTML">
    <w:name w:val="HTML Preformatted"/>
    <w:basedOn w:val="Normal"/>
    <w:link w:val="Pr-formataoHTMLChar"/>
    <w:uiPriority w:val="99"/>
    <w:semiHidden/>
    <w:unhideWhenUsed/>
    <w:rsid w:val="00AD1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semiHidden/>
    <w:rsid w:val="00AD1B1B"/>
    <w:rPr>
      <w:rFonts w:ascii="Courier New" w:eastAsia="Times New Roman" w:hAnsi="Courier New" w:cs="Courier New"/>
      <w:sz w:val="20"/>
      <w:szCs w:val="20"/>
      <w:lang w:eastAsia="pt-BR"/>
    </w:rPr>
  </w:style>
  <w:style w:type="character" w:customStyle="1" w:styleId="y2iqfc">
    <w:name w:val="y2iqfc"/>
    <w:basedOn w:val="Fontepargpadro"/>
    <w:rsid w:val="00AD1B1B"/>
  </w:style>
  <w:style w:type="paragraph" w:styleId="Textodebalo">
    <w:name w:val="Balloon Text"/>
    <w:basedOn w:val="Normal"/>
    <w:link w:val="TextodebaloChar"/>
    <w:uiPriority w:val="99"/>
    <w:semiHidden/>
    <w:unhideWhenUsed/>
    <w:rsid w:val="007641CF"/>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7641CF"/>
    <w:rPr>
      <w:rFonts w:ascii="Tahoma" w:hAnsi="Tahoma" w:cs="Tahoma"/>
      <w:sz w:val="16"/>
      <w:szCs w:val="16"/>
    </w:rPr>
  </w:style>
  <w:style w:type="character" w:styleId="Refdecomentrio">
    <w:name w:val="annotation reference"/>
    <w:basedOn w:val="Fontepargpadro"/>
    <w:uiPriority w:val="99"/>
    <w:semiHidden/>
    <w:unhideWhenUsed/>
    <w:rsid w:val="0030327C"/>
    <w:rPr>
      <w:sz w:val="16"/>
      <w:szCs w:val="16"/>
    </w:rPr>
  </w:style>
  <w:style w:type="paragraph" w:styleId="Textodecomentrio">
    <w:name w:val="annotation text"/>
    <w:basedOn w:val="Normal"/>
    <w:link w:val="TextodecomentrioChar"/>
    <w:uiPriority w:val="99"/>
    <w:semiHidden/>
    <w:unhideWhenUsed/>
    <w:rsid w:val="0030327C"/>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30327C"/>
    <w:rPr>
      <w:sz w:val="20"/>
      <w:szCs w:val="20"/>
    </w:rPr>
  </w:style>
  <w:style w:type="paragraph" w:styleId="Assuntodocomentrio">
    <w:name w:val="annotation subject"/>
    <w:basedOn w:val="Textodecomentrio"/>
    <w:next w:val="Textodecomentrio"/>
    <w:link w:val="AssuntodocomentrioChar"/>
    <w:uiPriority w:val="99"/>
    <w:semiHidden/>
    <w:unhideWhenUsed/>
    <w:rsid w:val="0030327C"/>
    <w:rPr>
      <w:b/>
      <w:bCs/>
    </w:rPr>
  </w:style>
  <w:style w:type="character" w:customStyle="1" w:styleId="AssuntodocomentrioChar">
    <w:name w:val="Assunto do comentário Char"/>
    <w:basedOn w:val="TextodecomentrioChar"/>
    <w:link w:val="Assuntodocomentrio"/>
    <w:uiPriority w:val="99"/>
    <w:semiHidden/>
    <w:rsid w:val="0030327C"/>
    <w:rPr>
      <w:b/>
      <w:bCs/>
      <w:sz w:val="20"/>
      <w:szCs w:val="20"/>
    </w:rPr>
  </w:style>
  <w:style w:type="paragraph" w:styleId="NormalWeb">
    <w:name w:val="Normal (Web)"/>
    <w:basedOn w:val="Normal"/>
    <w:uiPriority w:val="99"/>
    <w:unhideWhenUsed/>
    <w:rsid w:val="00FE3F4D"/>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FE3F4D"/>
    <w:rPr>
      <w:b/>
      <w:bCs/>
    </w:rPr>
  </w:style>
  <w:style w:type="character" w:styleId="nfase">
    <w:name w:val="Emphasis"/>
    <w:basedOn w:val="Fontepargpadro"/>
    <w:uiPriority w:val="20"/>
    <w:qFormat/>
    <w:rsid w:val="00FE3F4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702243">
      <w:bodyDiv w:val="1"/>
      <w:marLeft w:val="0"/>
      <w:marRight w:val="0"/>
      <w:marTop w:val="0"/>
      <w:marBottom w:val="0"/>
      <w:divBdr>
        <w:top w:val="none" w:sz="0" w:space="0" w:color="auto"/>
        <w:left w:val="none" w:sz="0" w:space="0" w:color="auto"/>
        <w:bottom w:val="none" w:sz="0" w:space="0" w:color="auto"/>
        <w:right w:val="none" w:sz="0" w:space="0" w:color="auto"/>
      </w:divBdr>
    </w:div>
    <w:div w:id="336421834">
      <w:bodyDiv w:val="1"/>
      <w:marLeft w:val="0"/>
      <w:marRight w:val="0"/>
      <w:marTop w:val="0"/>
      <w:marBottom w:val="0"/>
      <w:divBdr>
        <w:top w:val="none" w:sz="0" w:space="0" w:color="auto"/>
        <w:left w:val="none" w:sz="0" w:space="0" w:color="auto"/>
        <w:bottom w:val="none" w:sz="0" w:space="0" w:color="auto"/>
        <w:right w:val="none" w:sz="0" w:space="0" w:color="auto"/>
      </w:divBdr>
    </w:div>
    <w:div w:id="701052819">
      <w:bodyDiv w:val="1"/>
      <w:marLeft w:val="0"/>
      <w:marRight w:val="0"/>
      <w:marTop w:val="0"/>
      <w:marBottom w:val="0"/>
      <w:divBdr>
        <w:top w:val="none" w:sz="0" w:space="0" w:color="auto"/>
        <w:left w:val="none" w:sz="0" w:space="0" w:color="auto"/>
        <w:bottom w:val="none" w:sz="0" w:space="0" w:color="auto"/>
        <w:right w:val="none" w:sz="0" w:space="0" w:color="auto"/>
      </w:divBdr>
    </w:div>
    <w:div w:id="780494285">
      <w:bodyDiv w:val="1"/>
      <w:marLeft w:val="0"/>
      <w:marRight w:val="0"/>
      <w:marTop w:val="0"/>
      <w:marBottom w:val="0"/>
      <w:divBdr>
        <w:top w:val="none" w:sz="0" w:space="0" w:color="auto"/>
        <w:left w:val="none" w:sz="0" w:space="0" w:color="auto"/>
        <w:bottom w:val="none" w:sz="0" w:space="0" w:color="auto"/>
        <w:right w:val="none" w:sz="0" w:space="0" w:color="auto"/>
      </w:divBdr>
    </w:div>
    <w:div w:id="869879646">
      <w:bodyDiv w:val="1"/>
      <w:marLeft w:val="0"/>
      <w:marRight w:val="0"/>
      <w:marTop w:val="0"/>
      <w:marBottom w:val="0"/>
      <w:divBdr>
        <w:top w:val="none" w:sz="0" w:space="0" w:color="auto"/>
        <w:left w:val="none" w:sz="0" w:space="0" w:color="auto"/>
        <w:bottom w:val="none" w:sz="0" w:space="0" w:color="auto"/>
        <w:right w:val="none" w:sz="0" w:space="0" w:color="auto"/>
      </w:divBdr>
    </w:div>
    <w:div w:id="871462127">
      <w:bodyDiv w:val="1"/>
      <w:marLeft w:val="0"/>
      <w:marRight w:val="0"/>
      <w:marTop w:val="0"/>
      <w:marBottom w:val="0"/>
      <w:divBdr>
        <w:top w:val="none" w:sz="0" w:space="0" w:color="auto"/>
        <w:left w:val="none" w:sz="0" w:space="0" w:color="auto"/>
        <w:bottom w:val="none" w:sz="0" w:space="0" w:color="auto"/>
        <w:right w:val="none" w:sz="0" w:space="0" w:color="auto"/>
      </w:divBdr>
    </w:div>
    <w:div w:id="1172799207">
      <w:bodyDiv w:val="1"/>
      <w:marLeft w:val="0"/>
      <w:marRight w:val="0"/>
      <w:marTop w:val="0"/>
      <w:marBottom w:val="0"/>
      <w:divBdr>
        <w:top w:val="none" w:sz="0" w:space="0" w:color="auto"/>
        <w:left w:val="none" w:sz="0" w:space="0" w:color="auto"/>
        <w:bottom w:val="none" w:sz="0" w:space="0" w:color="auto"/>
        <w:right w:val="none" w:sz="0" w:space="0" w:color="auto"/>
      </w:divBdr>
      <w:divsChild>
        <w:div w:id="1456026513">
          <w:marLeft w:val="0"/>
          <w:marRight w:val="0"/>
          <w:marTop w:val="0"/>
          <w:marBottom w:val="0"/>
          <w:divBdr>
            <w:top w:val="none" w:sz="0" w:space="0" w:color="auto"/>
            <w:left w:val="none" w:sz="0" w:space="0" w:color="auto"/>
            <w:bottom w:val="none" w:sz="0" w:space="0" w:color="auto"/>
            <w:right w:val="none" w:sz="0" w:space="0" w:color="auto"/>
          </w:divBdr>
          <w:divsChild>
            <w:div w:id="1892228188">
              <w:marLeft w:val="0"/>
              <w:marRight w:val="0"/>
              <w:marTop w:val="0"/>
              <w:marBottom w:val="0"/>
              <w:divBdr>
                <w:top w:val="none" w:sz="0" w:space="0" w:color="auto"/>
                <w:left w:val="none" w:sz="0" w:space="0" w:color="auto"/>
                <w:bottom w:val="none" w:sz="0" w:space="0" w:color="auto"/>
                <w:right w:val="none" w:sz="0" w:space="0" w:color="auto"/>
              </w:divBdr>
              <w:divsChild>
                <w:div w:id="307517656">
                  <w:marLeft w:val="0"/>
                  <w:marRight w:val="0"/>
                  <w:marTop w:val="0"/>
                  <w:marBottom w:val="0"/>
                  <w:divBdr>
                    <w:top w:val="none" w:sz="0" w:space="0" w:color="auto"/>
                    <w:left w:val="none" w:sz="0" w:space="0" w:color="auto"/>
                    <w:bottom w:val="none" w:sz="0" w:space="0" w:color="auto"/>
                    <w:right w:val="none" w:sz="0" w:space="0" w:color="auto"/>
                  </w:divBdr>
                </w:div>
              </w:divsChild>
            </w:div>
            <w:div w:id="1417825211">
              <w:marLeft w:val="0"/>
              <w:marRight w:val="0"/>
              <w:marTop w:val="0"/>
              <w:marBottom w:val="0"/>
              <w:divBdr>
                <w:top w:val="none" w:sz="0" w:space="0" w:color="auto"/>
                <w:left w:val="none" w:sz="0" w:space="0" w:color="auto"/>
                <w:bottom w:val="none" w:sz="0" w:space="0" w:color="auto"/>
                <w:right w:val="none" w:sz="0" w:space="0" w:color="auto"/>
              </w:divBdr>
              <w:divsChild>
                <w:div w:id="207782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071076">
      <w:bodyDiv w:val="1"/>
      <w:marLeft w:val="0"/>
      <w:marRight w:val="0"/>
      <w:marTop w:val="0"/>
      <w:marBottom w:val="0"/>
      <w:divBdr>
        <w:top w:val="none" w:sz="0" w:space="0" w:color="auto"/>
        <w:left w:val="none" w:sz="0" w:space="0" w:color="auto"/>
        <w:bottom w:val="none" w:sz="0" w:space="0" w:color="auto"/>
        <w:right w:val="none" w:sz="0" w:space="0" w:color="auto"/>
      </w:divBdr>
    </w:div>
    <w:div w:id="1748766535">
      <w:bodyDiv w:val="1"/>
      <w:marLeft w:val="0"/>
      <w:marRight w:val="0"/>
      <w:marTop w:val="0"/>
      <w:marBottom w:val="0"/>
      <w:divBdr>
        <w:top w:val="none" w:sz="0" w:space="0" w:color="auto"/>
        <w:left w:val="none" w:sz="0" w:space="0" w:color="auto"/>
        <w:bottom w:val="none" w:sz="0" w:space="0" w:color="auto"/>
        <w:right w:val="none" w:sz="0" w:space="0" w:color="auto"/>
      </w:divBdr>
    </w:div>
    <w:div w:id="2069717280">
      <w:bodyDiv w:val="1"/>
      <w:marLeft w:val="0"/>
      <w:marRight w:val="0"/>
      <w:marTop w:val="0"/>
      <w:marBottom w:val="0"/>
      <w:divBdr>
        <w:top w:val="none" w:sz="0" w:space="0" w:color="auto"/>
        <w:left w:val="none" w:sz="0" w:space="0" w:color="auto"/>
        <w:bottom w:val="none" w:sz="0" w:space="0" w:color="auto"/>
        <w:right w:val="none" w:sz="0" w:space="0" w:color="auto"/>
      </w:divBdr>
      <w:divsChild>
        <w:div w:id="934900373">
          <w:marLeft w:val="0"/>
          <w:marRight w:val="0"/>
          <w:marTop w:val="0"/>
          <w:marBottom w:val="0"/>
          <w:divBdr>
            <w:top w:val="none" w:sz="0" w:space="0" w:color="auto"/>
            <w:left w:val="none" w:sz="0" w:space="0" w:color="auto"/>
            <w:bottom w:val="none" w:sz="0" w:space="0" w:color="auto"/>
            <w:right w:val="none" w:sz="0" w:space="0" w:color="auto"/>
          </w:divBdr>
          <w:divsChild>
            <w:div w:id="513810152">
              <w:marLeft w:val="0"/>
              <w:marRight w:val="0"/>
              <w:marTop w:val="0"/>
              <w:marBottom w:val="0"/>
              <w:divBdr>
                <w:top w:val="none" w:sz="0" w:space="0" w:color="auto"/>
                <w:left w:val="none" w:sz="0" w:space="0" w:color="auto"/>
                <w:bottom w:val="none" w:sz="0" w:space="0" w:color="auto"/>
                <w:right w:val="none" w:sz="0" w:space="0" w:color="auto"/>
              </w:divBdr>
              <w:divsChild>
                <w:div w:id="1358236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945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8E8942-B3B0-46E2-B5E1-38261DB7C6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929</Words>
  <Characters>5020</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Modelo Resumo 2026 com campos de preenchimento</vt:lpstr>
    </vt:vector>
  </TitlesOfParts>
  <Company/>
  <LinksUpToDate>false</LinksUpToDate>
  <CharactersWithSpaces>5938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Resumo 2026 com campos de preenchimento</dc:title>
  <dc:subject>Modelo identificado para montagem do resumo científico</dc:subject>
  <dc:creator>RENATA</dc:creator>
  <cp:lastModifiedBy>AMANDA</cp:lastModifiedBy>
  <cp:revision>2</cp:revision>
  <cp:lastPrinted>2021-08-29T20:44:00Z</cp:lastPrinted>
  <dcterms:created xsi:type="dcterms:W3CDTF">2026-10-14T23:42:00Z</dcterms:created>
  <dcterms:modified xsi:type="dcterms:W3CDTF">2026-10-14T23:42:00Z</dcterms:modified>
</cp:coreProperties>
</file>